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B5EE1" w14:textId="77777777" w:rsidR="00D01B86" w:rsidRDefault="00D01B86" w:rsidP="00F24159">
      <w:pPr>
        <w:spacing w:after="0"/>
        <w:rPr>
          <w:b/>
        </w:rPr>
      </w:pPr>
    </w:p>
    <w:p w14:paraId="4AF3C105" w14:textId="77777777" w:rsidR="00F76840" w:rsidRPr="00F24159" w:rsidRDefault="00330791" w:rsidP="00D01B86">
      <w:pPr>
        <w:jc w:val="center"/>
        <w:rPr>
          <w:rFonts w:ascii="Arial" w:hAnsi="Arial" w:cs="Arial"/>
          <w:b/>
          <w:caps/>
          <w:sz w:val="24"/>
        </w:rPr>
      </w:pPr>
      <w:r w:rsidRPr="00F24159">
        <w:rPr>
          <w:rFonts w:ascii="Arial" w:hAnsi="Arial" w:cs="Arial"/>
          <w:b/>
          <w:caps/>
          <w:sz w:val="24"/>
        </w:rPr>
        <w:t>Student R</w:t>
      </w:r>
      <w:r w:rsidR="002169EC" w:rsidRPr="00F24159">
        <w:rPr>
          <w:rFonts w:ascii="Arial" w:hAnsi="Arial" w:cs="Arial"/>
          <w:b/>
          <w:caps/>
          <w:sz w:val="24"/>
        </w:rPr>
        <w:t xml:space="preserve">esponse to Thesis Examiner </w:t>
      </w:r>
      <w:r w:rsidRPr="00F24159">
        <w:rPr>
          <w:rFonts w:ascii="Arial" w:hAnsi="Arial" w:cs="Arial"/>
          <w:b/>
          <w:caps/>
          <w:sz w:val="24"/>
        </w:rPr>
        <w:t>Reports</w:t>
      </w:r>
    </w:p>
    <w:p w14:paraId="0440AA25" w14:textId="113D8FD4" w:rsidR="004A003E" w:rsidRDefault="004A003E" w:rsidP="00F24159">
      <w:pPr>
        <w:pStyle w:val="Default"/>
        <w:rPr>
          <w:sz w:val="22"/>
        </w:rPr>
      </w:pPr>
      <w:r w:rsidRPr="00F24159">
        <w:rPr>
          <w:sz w:val="22"/>
        </w:rPr>
        <w:t>Please use this template to document your responses to all the Thesis Examiners Reports. Please consult the</w:t>
      </w:r>
      <w:r w:rsidR="00F24159" w:rsidRPr="00F24159">
        <w:rPr>
          <w:sz w:val="22"/>
        </w:rPr>
        <w:t xml:space="preserve"> “</w:t>
      </w:r>
      <w:hyperlink r:id="rId8" w:history="1">
        <w:r w:rsidR="00E25532" w:rsidRPr="00E25532">
          <w:rPr>
            <w:rStyle w:val="Hyperlink"/>
            <w:sz w:val="22"/>
          </w:rPr>
          <w:t>Guidelines for responding to examiners' comments</w:t>
        </w:r>
      </w:hyperlink>
      <w:r w:rsidR="00F24159" w:rsidRPr="00F24159">
        <w:rPr>
          <w:sz w:val="22"/>
        </w:rPr>
        <w:t>”</w:t>
      </w:r>
      <w:r w:rsidRPr="00F24159">
        <w:rPr>
          <w:sz w:val="22"/>
        </w:rPr>
        <w:t xml:space="preserve"> document before commencing as it provides some examples. </w:t>
      </w:r>
      <w:r w:rsidR="00CA6DF9">
        <w:rPr>
          <w:sz w:val="22"/>
        </w:rPr>
        <w:t xml:space="preserve">Consult with your </w:t>
      </w:r>
      <w:r w:rsidRPr="00F24159">
        <w:rPr>
          <w:sz w:val="22"/>
        </w:rPr>
        <w:t xml:space="preserve">supervisor </w:t>
      </w:r>
      <w:r w:rsidR="00CA6DF9">
        <w:rPr>
          <w:sz w:val="22"/>
        </w:rPr>
        <w:t xml:space="preserve">prior to uploading this report as it will require </w:t>
      </w:r>
      <w:r w:rsidR="00682586">
        <w:rPr>
          <w:sz w:val="22"/>
        </w:rPr>
        <w:t>s</w:t>
      </w:r>
      <w:r w:rsidR="00CA6DF9">
        <w:rPr>
          <w:sz w:val="22"/>
        </w:rPr>
        <w:t xml:space="preserve">upervisor approval via the online </w:t>
      </w:r>
      <w:r w:rsidR="006665B0" w:rsidRPr="00F24159">
        <w:rPr>
          <w:sz w:val="22"/>
        </w:rPr>
        <w:t>final submission of thesis</w:t>
      </w:r>
      <w:r w:rsidR="006665B0">
        <w:rPr>
          <w:sz w:val="22"/>
        </w:rPr>
        <w:t xml:space="preserve"> </w:t>
      </w:r>
      <w:r w:rsidR="00CA6DF9">
        <w:rPr>
          <w:sz w:val="22"/>
        </w:rPr>
        <w:t xml:space="preserve">form before the </w:t>
      </w:r>
      <w:r w:rsidR="00D01B86" w:rsidRPr="00F24159">
        <w:rPr>
          <w:sz w:val="22"/>
        </w:rPr>
        <w:t xml:space="preserve">form </w:t>
      </w:r>
      <w:r w:rsidR="006665B0">
        <w:rPr>
          <w:sz w:val="22"/>
        </w:rPr>
        <w:t xml:space="preserve">can be </w:t>
      </w:r>
      <w:r w:rsidR="00CA6DF9">
        <w:rPr>
          <w:sz w:val="22"/>
        </w:rPr>
        <w:t>progressed</w:t>
      </w:r>
      <w:r w:rsidR="00D01B86" w:rsidRPr="00F24159">
        <w:rPr>
          <w:sz w:val="22"/>
        </w:rPr>
        <w:t>.</w:t>
      </w:r>
    </w:p>
    <w:p w14:paraId="3FCC124D" w14:textId="77777777" w:rsidR="00924B6E" w:rsidRPr="00924B6E" w:rsidRDefault="00924B6E" w:rsidP="00F24159">
      <w:pPr>
        <w:pStyle w:val="Default"/>
        <w:rPr>
          <w:sz w:val="20"/>
        </w:rPr>
      </w:pPr>
    </w:p>
    <w:tbl>
      <w:tblPr>
        <w:tblStyle w:val="TableGrid"/>
        <w:tblW w:w="0" w:type="auto"/>
        <w:tblLook w:val="04A0" w:firstRow="1" w:lastRow="0" w:firstColumn="1" w:lastColumn="0" w:noHBand="0" w:noVBand="1"/>
      </w:tblPr>
      <w:tblGrid>
        <w:gridCol w:w="2056"/>
        <w:gridCol w:w="6960"/>
      </w:tblGrid>
      <w:tr w:rsidR="002D5133" w:rsidRPr="00F24159" w14:paraId="38BA873C" w14:textId="77777777" w:rsidTr="00A25AF5">
        <w:tc>
          <w:tcPr>
            <w:tcW w:w="2093" w:type="dxa"/>
            <w:shd w:val="clear" w:color="auto" w:fill="D9D9D9" w:themeFill="background1" w:themeFillShade="D9"/>
          </w:tcPr>
          <w:p w14:paraId="12E6EB0B" w14:textId="77777777" w:rsidR="002D5133" w:rsidRPr="00F24159" w:rsidRDefault="002D5133" w:rsidP="00A25AF5">
            <w:pPr>
              <w:rPr>
                <w:rFonts w:ascii="Arial" w:hAnsi="Arial" w:cs="Arial"/>
                <w:sz w:val="20"/>
              </w:rPr>
            </w:pPr>
            <w:proofErr w:type="spellStart"/>
            <w:r w:rsidRPr="00F24159">
              <w:rPr>
                <w:rFonts w:ascii="Arial" w:hAnsi="Arial" w:cs="Arial"/>
                <w:sz w:val="20"/>
              </w:rPr>
              <w:t>Student</w:t>
            </w:r>
            <w:proofErr w:type="spellEnd"/>
            <w:r w:rsidRPr="00F24159">
              <w:rPr>
                <w:rFonts w:ascii="Arial" w:hAnsi="Arial" w:cs="Arial"/>
                <w:sz w:val="20"/>
              </w:rPr>
              <w:t xml:space="preserve"> Name</w:t>
            </w:r>
          </w:p>
        </w:tc>
        <w:tc>
          <w:tcPr>
            <w:tcW w:w="7149" w:type="dxa"/>
          </w:tcPr>
          <w:p w14:paraId="3FD3BB05" w14:textId="1F7FA3D3" w:rsidR="002D5133" w:rsidRPr="00F24159" w:rsidRDefault="001134B4" w:rsidP="00A25AF5">
            <w:pPr>
              <w:rPr>
                <w:rFonts w:ascii="Arial" w:hAnsi="Arial" w:cs="Arial"/>
                <w:sz w:val="20"/>
              </w:rPr>
            </w:pPr>
            <w:ins w:id="0" w:author="Stephanie Kobakian" w:date="2020-07-18T13:01:00Z">
              <w:r>
                <w:rPr>
                  <w:rFonts w:ascii="Arial" w:hAnsi="Arial" w:cs="Arial"/>
                  <w:sz w:val="20"/>
                </w:rPr>
                <w:t xml:space="preserve">Stephanie </w:t>
              </w:r>
            </w:ins>
            <w:ins w:id="1" w:author="Stephanie Kobakian" w:date="2020-07-18T13:02:00Z">
              <w:r>
                <w:rPr>
                  <w:rFonts w:ascii="Arial" w:hAnsi="Arial" w:cs="Arial"/>
                  <w:sz w:val="20"/>
                </w:rPr>
                <w:t>Rose Kobakian</w:t>
              </w:r>
            </w:ins>
          </w:p>
        </w:tc>
      </w:tr>
      <w:tr w:rsidR="002D5133" w:rsidRPr="00F24159" w14:paraId="70633307" w14:textId="77777777" w:rsidTr="00A25AF5">
        <w:tc>
          <w:tcPr>
            <w:tcW w:w="2093" w:type="dxa"/>
            <w:shd w:val="clear" w:color="auto" w:fill="D9D9D9" w:themeFill="background1" w:themeFillShade="D9"/>
          </w:tcPr>
          <w:p w14:paraId="66E2C929" w14:textId="77777777" w:rsidR="002D5133" w:rsidRPr="00F24159" w:rsidRDefault="002D5133" w:rsidP="00A25AF5">
            <w:pPr>
              <w:rPr>
                <w:rFonts w:ascii="Arial" w:hAnsi="Arial" w:cs="Arial"/>
                <w:sz w:val="20"/>
              </w:rPr>
            </w:pPr>
            <w:r w:rsidRPr="00F24159">
              <w:rPr>
                <w:rFonts w:ascii="Arial" w:hAnsi="Arial" w:cs="Arial"/>
                <w:sz w:val="20"/>
              </w:rPr>
              <w:t>Student ID</w:t>
            </w:r>
          </w:p>
        </w:tc>
        <w:tc>
          <w:tcPr>
            <w:tcW w:w="7149" w:type="dxa"/>
          </w:tcPr>
          <w:p w14:paraId="254C04DC" w14:textId="5CF03574" w:rsidR="002D5133" w:rsidRPr="00F24159" w:rsidRDefault="001134B4" w:rsidP="00A25AF5">
            <w:pPr>
              <w:rPr>
                <w:rFonts w:ascii="Arial" w:hAnsi="Arial" w:cs="Arial"/>
                <w:sz w:val="20"/>
              </w:rPr>
            </w:pPr>
            <w:ins w:id="2" w:author="Stephanie Kobakian" w:date="2020-07-18T13:02:00Z">
              <w:r>
                <w:rPr>
                  <w:rFonts w:ascii="Arial" w:hAnsi="Arial" w:cs="Arial"/>
                  <w:sz w:val="20"/>
                </w:rPr>
                <w:t>10275908</w:t>
              </w:r>
            </w:ins>
          </w:p>
        </w:tc>
      </w:tr>
      <w:tr w:rsidR="002D5133" w:rsidRPr="00F24159" w14:paraId="01D09DB9" w14:textId="77777777" w:rsidTr="00A25AF5">
        <w:tc>
          <w:tcPr>
            <w:tcW w:w="2093" w:type="dxa"/>
            <w:shd w:val="clear" w:color="auto" w:fill="D9D9D9" w:themeFill="background1" w:themeFillShade="D9"/>
          </w:tcPr>
          <w:p w14:paraId="28A97BD8" w14:textId="77777777" w:rsidR="002D5133" w:rsidRPr="00F24159" w:rsidRDefault="002D5133" w:rsidP="00A25AF5">
            <w:pPr>
              <w:rPr>
                <w:rFonts w:ascii="Arial" w:hAnsi="Arial" w:cs="Arial"/>
                <w:sz w:val="20"/>
              </w:rPr>
            </w:pPr>
            <w:r w:rsidRPr="00F24159">
              <w:rPr>
                <w:rFonts w:ascii="Arial" w:hAnsi="Arial" w:cs="Arial"/>
                <w:sz w:val="20"/>
              </w:rPr>
              <w:t>Course</w:t>
            </w:r>
          </w:p>
        </w:tc>
        <w:tc>
          <w:tcPr>
            <w:tcW w:w="7149" w:type="dxa"/>
          </w:tcPr>
          <w:p w14:paraId="0900E151" w14:textId="7B4C6DE2" w:rsidR="002D5133" w:rsidRPr="00F24159" w:rsidRDefault="001134B4" w:rsidP="00A25AF5">
            <w:pPr>
              <w:rPr>
                <w:rFonts w:ascii="Arial" w:hAnsi="Arial" w:cs="Arial"/>
                <w:sz w:val="20"/>
              </w:rPr>
            </w:pPr>
            <w:ins w:id="3" w:author="Stephanie Kobakian" w:date="2020-07-18T13:02:00Z">
              <w:r>
                <w:rPr>
                  <w:rFonts w:ascii="Arial" w:hAnsi="Arial" w:cs="Arial"/>
                  <w:sz w:val="20"/>
                </w:rPr>
                <w:t>IF80</w:t>
              </w:r>
            </w:ins>
          </w:p>
        </w:tc>
      </w:tr>
    </w:tbl>
    <w:p w14:paraId="3B3F65A6" w14:textId="2AEDBABD" w:rsidR="00B74D1C" w:rsidDel="009903BF" w:rsidRDefault="00837296">
      <w:pPr>
        <w:rPr>
          <w:del w:id="4" w:author="Stephanie Kobakian" w:date="2020-08-12T23:34:00Z"/>
        </w:rPr>
      </w:pPr>
      <w:ins w:id="5" w:author="Stephanie Kobakian" w:date="2020-08-13T12:27:00Z">
        <w:r>
          <w:br/>
        </w:r>
      </w:ins>
    </w:p>
    <w:p w14:paraId="0A2B67EE" w14:textId="662BD672" w:rsidR="002169EC" w:rsidRPr="00F24159" w:rsidRDefault="002169EC" w:rsidP="00D01B86">
      <w:pPr>
        <w:spacing w:after="60"/>
        <w:rPr>
          <w:rFonts w:ascii="Arial" w:hAnsi="Arial" w:cs="Arial"/>
          <w:b/>
          <w:sz w:val="20"/>
        </w:rPr>
      </w:pPr>
      <w:r w:rsidRPr="00F24159">
        <w:rPr>
          <w:rFonts w:ascii="Arial" w:hAnsi="Arial" w:cs="Arial"/>
          <w:b/>
          <w:sz w:val="20"/>
        </w:rPr>
        <w:t xml:space="preserve">Examiner One </w:t>
      </w:r>
    </w:p>
    <w:tbl>
      <w:tblPr>
        <w:tblStyle w:val="TableGrid"/>
        <w:tblW w:w="0" w:type="auto"/>
        <w:tblLook w:val="04A0" w:firstRow="1" w:lastRow="0" w:firstColumn="1" w:lastColumn="0" w:noHBand="0" w:noVBand="1"/>
        <w:tblPrChange w:id="6" w:author="Stephanie Kobakian" w:date="2020-08-12T19:18:00Z">
          <w:tblPr>
            <w:tblStyle w:val="TableGrid"/>
            <w:tblW w:w="0" w:type="auto"/>
            <w:tblLook w:val="04A0" w:firstRow="1" w:lastRow="0" w:firstColumn="1" w:lastColumn="0" w:noHBand="0" w:noVBand="1"/>
          </w:tblPr>
        </w:tblPrChange>
      </w:tblPr>
      <w:tblGrid>
        <w:gridCol w:w="2994"/>
        <w:gridCol w:w="4514"/>
        <w:gridCol w:w="1508"/>
        <w:tblGridChange w:id="7">
          <w:tblGrid>
            <w:gridCol w:w="3014"/>
            <w:gridCol w:w="3002"/>
            <w:gridCol w:w="3000"/>
          </w:tblGrid>
        </w:tblGridChange>
      </w:tblGrid>
      <w:tr w:rsidR="002169EC" w:rsidRPr="00D779B3" w14:paraId="2C82AC4A" w14:textId="77777777" w:rsidTr="00F802D1">
        <w:tc>
          <w:tcPr>
            <w:tcW w:w="2994" w:type="dxa"/>
            <w:shd w:val="clear" w:color="auto" w:fill="D9D9D9" w:themeFill="background1" w:themeFillShade="D9"/>
            <w:tcPrChange w:id="8" w:author="Stephanie Kobakian" w:date="2020-08-12T19:18:00Z">
              <w:tcPr>
                <w:tcW w:w="3014" w:type="dxa"/>
                <w:shd w:val="clear" w:color="auto" w:fill="D9D9D9" w:themeFill="background1" w:themeFillShade="D9"/>
              </w:tcPr>
            </w:tcPrChange>
          </w:tcPr>
          <w:p w14:paraId="3E3EB8AD" w14:textId="77777777" w:rsidR="002169EC" w:rsidRPr="00D779B3" w:rsidRDefault="002169EC" w:rsidP="00D01B86">
            <w:pPr>
              <w:rPr>
                <w:rFonts w:ascii="Arial" w:hAnsi="Arial" w:cs="Arial"/>
                <w:sz w:val="18"/>
                <w:szCs w:val="20"/>
                <w:rPrChange w:id="9" w:author="Stephanie Kobakian" w:date="2020-08-04T15:41:00Z">
                  <w:rPr>
                    <w:rFonts w:ascii="Arial" w:hAnsi="Arial" w:cs="Arial"/>
                    <w:sz w:val="20"/>
                  </w:rPr>
                </w:rPrChange>
              </w:rPr>
            </w:pPr>
            <w:r w:rsidRPr="00D779B3">
              <w:rPr>
                <w:rFonts w:ascii="Arial" w:hAnsi="Arial" w:cs="Arial"/>
                <w:sz w:val="18"/>
                <w:szCs w:val="20"/>
                <w:rPrChange w:id="10" w:author="Stephanie Kobakian" w:date="2020-08-04T15:41:00Z">
                  <w:rPr>
                    <w:rFonts w:ascii="Arial" w:hAnsi="Arial" w:cs="Arial"/>
                    <w:sz w:val="20"/>
                  </w:rPr>
                </w:rPrChange>
              </w:rPr>
              <w:t>Examiner Remarks</w:t>
            </w:r>
          </w:p>
        </w:tc>
        <w:tc>
          <w:tcPr>
            <w:tcW w:w="4514" w:type="dxa"/>
            <w:shd w:val="clear" w:color="auto" w:fill="D9D9D9" w:themeFill="background1" w:themeFillShade="D9"/>
            <w:tcPrChange w:id="11" w:author="Stephanie Kobakian" w:date="2020-08-12T19:18:00Z">
              <w:tcPr>
                <w:tcW w:w="3002" w:type="dxa"/>
                <w:shd w:val="clear" w:color="auto" w:fill="D9D9D9" w:themeFill="background1" w:themeFillShade="D9"/>
              </w:tcPr>
            </w:tcPrChange>
          </w:tcPr>
          <w:p w14:paraId="073FACED" w14:textId="77777777" w:rsidR="002169EC" w:rsidRPr="00D779B3" w:rsidRDefault="002169EC" w:rsidP="00D01B86">
            <w:pPr>
              <w:rPr>
                <w:rFonts w:ascii="Arial" w:hAnsi="Arial" w:cs="Arial"/>
                <w:sz w:val="18"/>
                <w:szCs w:val="20"/>
                <w:rPrChange w:id="12" w:author="Stephanie Kobakian" w:date="2020-08-04T15:41:00Z">
                  <w:rPr>
                    <w:rFonts w:ascii="Arial" w:hAnsi="Arial" w:cs="Arial"/>
                    <w:sz w:val="20"/>
                  </w:rPr>
                </w:rPrChange>
              </w:rPr>
            </w:pPr>
            <w:r w:rsidRPr="00D779B3">
              <w:rPr>
                <w:rFonts w:ascii="Arial" w:hAnsi="Arial" w:cs="Arial"/>
                <w:sz w:val="18"/>
                <w:szCs w:val="20"/>
                <w:rPrChange w:id="13" w:author="Stephanie Kobakian" w:date="2020-08-04T15:41:00Z">
                  <w:rPr>
                    <w:rFonts w:ascii="Arial" w:hAnsi="Arial" w:cs="Arial"/>
                    <w:sz w:val="20"/>
                  </w:rPr>
                </w:rPrChange>
              </w:rPr>
              <w:t xml:space="preserve">Thesis Author Comments </w:t>
            </w:r>
          </w:p>
        </w:tc>
        <w:tc>
          <w:tcPr>
            <w:tcW w:w="1508" w:type="dxa"/>
            <w:shd w:val="clear" w:color="auto" w:fill="D9D9D9" w:themeFill="background1" w:themeFillShade="D9"/>
            <w:tcPrChange w:id="14" w:author="Stephanie Kobakian" w:date="2020-08-12T19:18:00Z">
              <w:tcPr>
                <w:tcW w:w="3000" w:type="dxa"/>
                <w:shd w:val="clear" w:color="auto" w:fill="D9D9D9" w:themeFill="background1" w:themeFillShade="D9"/>
              </w:tcPr>
            </w:tcPrChange>
          </w:tcPr>
          <w:p w14:paraId="30D9BF0A" w14:textId="77777777" w:rsidR="002169EC" w:rsidRPr="00D779B3" w:rsidRDefault="002169EC" w:rsidP="00D01B86">
            <w:pPr>
              <w:rPr>
                <w:rFonts w:ascii="Arial" w:hAnsi="Arial" w:cs="Arial"/>
                <w:sz w:val="18"/>
                <w:szCs w:val="20"/>
                <w:rPrChange w:id="15" w:author="Stephanie Kobakian" w:date="2020-08-04T15:41:00Z">
                  <w:rPr>
                    <w:rFonts w:ascii="Arial" w:hAnsi="Arial" w:cs="Arial"/>
                    <w:sz w:val="20"/>
                  </w:rPr>
                </w:rPrChange>
              </w:rPr>
            </w:pPr>
            <w:r w:rsidRPr="00D779B3">
              <w:rPr>
                <w:rFonts w:ascii="Arial" w:hAnsi="Arial" w:cs="Arial"/>
                <w:sz w:val="18"/>
                <w:szCs w:val="20"/>
                <w:rPrChange w:id="16" w:author="Stephanie Kobakian" w:date="2020-08-04T15:41:00Z">
                  <w:rPr>
                    <w:rFonts w:ascii="Arial" w:hAnsi="Arial" w:cs="Arial"/>
                    <w:sz w:val="20"/>
                  </w:rPr>
                </w:rPrChange>
              </w:rPr>
              <w:t xml:space="preserve">Page or </w:t>
            </w:r>
            <w:proofErr w:type="gramStart"/>
            <w:r w:rsidRPr="00D779B3">
              <w:rPr>
                <w:rFonts w:ascii="Arial" w:hAnsi="Arial" w:cs="Arial"/>
                <w:sz w:val="18"/>
                <w:szCs w:val="20"/>
                <w:rPrChange w:id="17" w:author="Stephanie Kobakian" w:date="2020-08-04T15:41:00Z">
                  <w:rPr>
                    <w:rFonts w:ascii="Arial" w:hAnsi="Arial" w:cs="Arial"/>
                    <w:sz w:val="20"/>
                  </w:rPr>
                </w:rPrChange>
              </w:rPr>
              <w:t>other</w:t>
            </w:r>
            <w:proofErr w:type="gramEnd"/>
            <w:r w:rsidRPr="00D779B3">
              <w:rPr>
                <w:rFonts w:ascii="Arial" w:hAnsi="Arial" w:cs="Arial"/>
                <w:sz w:val="18"/>
                <w:szCs w:val="20"/>
                <w:rPrChange w:id="18" w:author="Stephanie Kobakian" w:date="2020-08-04T15:41:00Z">
                  <w:rPr>
                    <w:rFonts w:ascii="Arial" w:hAnsi="Arial" w:cs="Arial"/>
                    <w:sz w:val="20"/>
                  </w:rPr>
                </w:rPrChange>
              </w:rPr>
              <w:t xml:space="preserve"> Reference</w:t>
            </w:r>
          </w:p>
        </w:tc>
      </w:tr>
      <w:tr w:rsidR="002169EC" w:rsidRPr="00D779B3" w14:paraId="1CCF24C8" w14:textId="77777777" w:rsidTr="00F802D1">
        <w:tc>
          <w:tcPr>
            <w:tcW w:w="2994" w:type="dxa"/>
            <w:tcPrChange w:id="19" w:author="Stephanie Kobakian" w:date="2020-08-12T19:18:00Z">
              <w:tcPr>
                <w:tcW w:w="3014" w:type="dxa"/>
              </w:tcPr>
            </w:tcPrChange>
          </w:tcPr>
          <w:p w14:paraId="2C185B91" w14:textId="759072F7" w:rsidR="002169EC" w:rsidRPr="00D779B3" w:rsidRDefault="006E7757">
            <w:pPr>
              <w:spacing w:line="264" w:lineRule="auto"/>
              <w:ind w:left="284" w:hanging="284"/>
              <w:rPr>
                <w:rFonts w:ascii="Arial" w:hAnsi="Arial" w:cs="Arial"/>
                <w:sz w:val="18"/>
                <w:szCs w:val="20"/>
                <w:rPrChange w:id="20" w:author="Stephanie Kobakian" w:date="2020-08-04T15:41:00Z">
                  <w:rPr>
                    <w:rFonts w:ascii="Arial" w:hAnsi="Arial" w:cs="Arial"/>
                    <w:sz w:val="20"/>
                  </w:rPr>
                </w:rPrChange>
              </w:rPr>
              <w:pPrChange w:id="21" w:author="Stephanie Kobakian" w:date="2020-08-03T16:13:00Z">
                <w:pPr>
                  <w:spacing w:line="264" w:lineRule="auto"/>
                </w:pPr>
              </w:pPrChange>
            </w:pPr>
            <w:ins w:id="22" w:author="Stephanie Kobakian" w:date="2020-08-03T16:10:00Z">
              <w:r w:rsidRPr="00D779B3">
                <w:rPr>
                  <w:rFonts w:ascii="Arial" w:hAnsi="Arial" w:cs="Arial"/>
                  <w:sz w:val="18"/>
                  <w:szCs w:val="20"/>
                  <w:rPrChange w:id="23" w:author="Stephanie Kobakian" w:date="2020-08-04T15:41:00Z">
                    <w:rPr>
                      <w:rFonts w:ascii="Arial" w:hAnsi="Arial" w:cs="Arial"/>
                      <w:sz w:val="20"/>
                    </w:rPr>
                  </w:rPrChange>
                </w:rPr>
                <w:t xml:space="preserve">1.1 </w:t>
              </w:r>
            </w:ins>
            <w:ins w:id="24" w:author="Stephanie Kobakian" w:date="2020-07-18T13:04:00Z">
              <w:r w:rsidR="001134B4" w:rsidRPr="00D779B3">
                <w:rPr>
                  <w:rFonts w:ascii="Arial" w:hAnsi="Arial" w:cs="Arial"/>
                  <w:sz w:val="18"/>
                  <w:szCs w:val="20"/>
                  <w:rPrChange w:id="25" w:author="Stephanie Kobakian" w:date="2020-08-04T15:41:00Z">
                    <w:rPr>
                      <w:rFonts w:ascii="Arial" w:hAnsi="Arial" w:cs="Arial"/>
                      <w:sz w:val="20"/>
                    </w:rPr>
                  </w:rPrChange>
                </w:rPr>
                <w:t>I felt it required quite a substantial amount of</w:t>
              </w:r>
            </w:ins>
            <w:ins w:id="26" w:author="Stephanie Kobakian" w:date="2020-08-03T16:13:00Z">
              <w:r w:rsidR="000F4E40" w:rsidRPr="00D779B3">
                <w:rPr>
                  <w:rFonts w:ascii="Arial" w:hAnsi="Arial" w:cs="Arial"/>
                  <w:sz w:val="18"/>
                  <w:szCs w:val="20"/>
                  <w:rPrChange w:id="27" w:author="Stephanie Kobakian" w:date="2020-08-04T15:41:00Z">
                    <w:rPr>
                      <w:rFonts w:ascii="Arial" w:hAnsi="Arial" w:cs="Arial"/>
                      <w:sz w:val="20"/>
                    </w:rPr>
                  </w:rPrChange>
                </w:rPr>
                <w:t xml:space="preserve"> </w:t>
              </w:r>
            </w:ins>
            <w:ins w:id="28" w:author="Stephanie Kobakian" w:date="2020-07-18T13:04:00Z">
              <w:r w:rsidR="001134B4" w:rsidRPr="00D779B3">
                <w:rPr>
                  <w:rFonts w:ascii="Arial" w:hAnsi="Arial" w:cs="Arial"/>
                  <w:sz w:val="18"/>
                  <w:szCs w:val="20"/>
                  <w:rPrChange w:id="29" w:author="Stephanie Kobakian" w:date="2020-08-04T15:41:00Z">
                    <w:rPr>
                      <w:rFonts w:ascii="Arial" w:hAnsi="Arial" w:cs="Arial"/>
                      <w:sz w:val="20"/>
                    </w:rPr>
                  </w:rPrChange>
                </w:rPr>
                <w:t>background knowledge to completely understand the usefulness and usability of the</w:t>
              </w:r>
            </w:ins>
            <w:ins w:id="30" w:author="Stephanie Kobakian" w:date="2020-08-03T16:13:00Z">
              <w:r w:rsidR="000F4E40" w:rsidRPr="00D779B3">
                <w:rPr>
                  <w:rFonts w:ascii="Arial" w:hAnsi="Arial" w:cs="Arial"/>
                  <w:sz w:val="18"/>
                  <w:szCs w:val="20"/>
                  <w:rPrChange w:id="31" w:author="Stephanie Kobakian" w:date="2020-08-04T15:41:00Z">
                    <w:rPr>
                      <w:rFonts w:ascii="Arial" w:hAnsi="Arial" w:cs="Arial"/>
                      <w:sz w:val="20"/>
                    </w:rPr>
                  </w:rPrChange>
                </w:rPr>
                <w:t xml:space="preserve"> </w:t>
              </w:r>
            </w:ins>
            <w:ins w:id="32" w:author="Stephanie Kobakian" w:date="2020-07-18T13:04:00Z">
              <w:r w:rsidR="001134B4" w:rsidRPr="00D779B3">
                <w:rPr>
                  <w:rFonts w:ascii="Arial" w:hAnsi="Arial" w:cs="Arial"/>
                  <w:sz w:val="18"/>
                  <w:szCs w:val="20"/>
                  <w:rPrChange w:id="33" w:author="Stephanie Kobakian" w:date="2020-08-04T15:41:00Z">
                    <w:rPr>
                      <w:rFonts w:ascii="Arial" w:hAnsi="Arial" w:cs="Arial"/>
                      <w:sz w:val="20"/>
                    </w:rPr>
                  </w:rPrChange>
                </w:rPr>
                <w:t>sugarbag package and algorithm.</w:t>
              </w:r>
            </w:ins>
          </w:p>
        </w:tc>
        <w:tc>
          <w:tcPr>
            <w:tcW w:w="4514" w:type="dxa"/>
            <w:tcPrChange w:id="34" w:author="Stephanie Kobakian" w:date="2020-08-12T19:18:00Z">
              <w:tcPr>
                <w:tcW w:w="3002" w:type="dxa"/>
              </w:tcPr>
            </w:tcPrChange>
          </w:tcPr>
          <w:p w14:paraId="3D7D847F" w14:textId="2BA20A05" w:rsidR="008D7A27" w:rsidRPr="00D779B3" w:rsidRDefault="005E47B8">
            <w:pPr>
              <w:spacing w:line="264" w:lineRule="auto"/>
              <w:ind w:left="284" w:hanging="284"/>
              <w:rPr>
                <w:rFonts w:ascii="Arial" w:hAnsi="Arial" w:cs="Arial"/>
                <w:sz w:val="18"/>
                <w:szCs w:val="20"/>
                <w:rPrChange w:id="35" w:author="Stephanie Kobakian" w:date="2020-08-04T15:41:00Z">
                  <w:rPr>
                    <w:rFonts w:ascii="Arial" w:hAnsi="Arial" w:cs="Arial"/>
                    <w:sz w:val="20"/>
                  </w:rPr>
                </w:rPrChange>
              </w:rPr>
              <w:pPrChange w:id="36" w:author="Stephanie Kobakian" w:date="2020-08-12T12:14:00Z">
                <w:pPr>
                  <w:spacing w:line="264" w:lineRule="auto"/>
                </w:pPr>
              </w:pPrChange>
            </w:pPr>
            <w:ins w:id="37" w:author="Stephanie Kobakian" w:date="2020-07-18T20:10:00Z">
              <w:r w:rsidRPr="00D779B3">
                <w:rPr>
                  <w:rFonts w:ascii="Arial" w:hAnsi="Arial" w:cs="Arial"/>
                  <w:sz w:val="18"/>
                  <w:szCs w:val="20"/>
                  <w:rPrChange w:id="38" w:author="Stephanie Kobakian" w:date="2020-08-04T15:41:00Z">
                    <w:rPr>
                      <w:rFonts w:ascii="Arial" w:hAnsi="Arial" w:cs="Arial"/>
                      <w:sz w:val="20"/>
                    </w:rPr>
                  </w:rPrChange>
                </w:rPr>
                <w:t>I</w:t>
              </w:r>
            </w:ins>
            <w:ins w:id="39" w:author="Stephanie Kobakian" w:date="2020-08-04T15:26:00Z">
              <w:r w:rsidR="0081145A" w:rsidRPr="00D779B3">
                <w:rPr>
                  <w:rFonts w:ascii="Arial" w:hAnsi="Arial" w:cs="Arial"/>
                  <w:sz w:val="18"/>
                  <w:szCs w:val="20"/>
                  <w:rPrChange w:id="40" w:author="Stephanie Kobakian" w:date="2020-08-04T15:41:00Z">
                    <w:rPr>
                      <w:rFonts w:ascii="Arial" w:hAnsi="Arial" w:cs="Arial"/>
                      <w:sz w:val="20"/>
                    </w:rPr>
                  </w:rPrChange>
                </w:rPr>
                <w:t xml:space="preserve"> agree </w:t>
              </w:r>
            </w:ins>
            <w:ins w:id="41" w:author="Stephanie Kobakian" w:date="2020-07-18T20:10:00Z">
              <w:r w:rsidRPr="00D779B3">
                <w:rPr>
                  <w:rFonts w:ascii="Arial" w:hAnsi="Arial" w:cs="Arial"/>
                  <w:sz w:val="18"/>
                  <w:szCs w:val="20"/>
                  <w:rPrChange w:id="42" w:author="Stephanie Kobakian" w:date="2020-08-04T15:41:00Z">
                    <w:rPr>
                      <w:rFonts w:ascii="Arial" w:hAnsi="Arial" w:cs="Arial"/>
                      <w:sz w:val="20"/>
                    </w:rPr>
                  </w:rPrChange>
                </w:rPr>
                <w:t xml:space="preserve">that </w:t>
              </w:r>
            </w:ins>
            <w:ins w:id="43" w:author="Stephanie Kobakian" w:date="2020-07-18T20:11:00Z">
              <w:r w:rsidR="0082168B" w:rsidRPr="00D779B3">
                <w:rPr>
                  <w:rFonts w:ascii="Arial" w:hAnsi="Arial" w:cs="Arial"/>
                  <w:sz w:val="18"/>
                  <w:szCs w:val="20"/>
                  <w:rPrChange w:id="44" w:author="Stephanie Kobakian" w:date="2020-08-04T15:41:00Z">
                    <w:rPr>
                      <w:rFonts w:ascii="Arial" w:hAnsi="Arial" w:cs="Arial"/>
                      <w:sz w:val="20"/>
                    </w:rPr>
                  </w:rPrChange>
                </w:rPr>
                <w:t>the purpo</w:t>
              </w:r>
            </w:ins>
            <w:ins w:id="45" w:author="Stephanie Kobakian" w:date="2020-07-18T20:12:00Z">
              <w:r w:rsidR="0082168B" w:rsidRPr="00D779B3">
                <w:rPr>
                  <w:rFonts w:ascii="Arial" w:hAnsi="Arial" w:cs="Arial"/>
                  <w:sz w:val="18"/>
                  <w:szCs w:val="20"/>
                  <w:rPrChange w:id="46" w:author="Stephanie Kobakian" w:date="2020-08-04T15:41:00Z">
                    <w:rPr>
                      <w:rFonts w:ascii="Arial" w:hAnsi="Arial" w:cs="Arial"/>
                      <w:sz w:val="20"/>
                    </w:rPr>
                  </w:rPrChange>
                </w:rPr>
                <w:t>se of the sugarbag package</w:t>
              </w:r>
            </w:ins>
            <w:ins w:id="47" w:author="Stephanie Kobakian" w:date="2020-07-18T20:10:00Z">
              <w:r w:rsidRPr="00D779B3">
                <w:rPr>
                  <w:rFonts w:ascii="Arial" w:hAnsi="Arial" w:cs="Arial"/>
                  <w:sz w:val="18"/>
                  <w:szCs w:val="20"/>
                  <w:rPrChange w:id="48" w:author="Stephanie Kobakian" w:date="2020-08-04T15:41:00Z">
                    <w:rPr>
                      <w:rFonts w:ascii="Arial" w:hAnsi="Arial" w:cs="Arial"/>
                      <w:sz w:val="20"/>
                    </w:rPr>
                  </w:rPrChange>
                </w:rPr>
                <w:t xml:space="preserve"> may not have been clear enough</w:t>
              </w:r>
            </w:ins>
            <w:ins w:id="49" w:author="Stephanie Kobakian" w:date="2020-07-18T20:12:00Z">
              <w:r w:rsidR="0082168B" w:rsidRPr="00D779B3">
                <w:rPr>
                  <w:rFonts w:ascii="Arial" w:hAnsi="Arial" w:cs="Arial"/>
                  <w:sz w:val="18"/>
                  <w:szCs w:val="20"/>
                  <w:rPrChange w:id="50" w:author="Stephanie Kobakian" w:date="2020-08-04T15:41:00Z">
                    <w:rPr>
                      <w:rFonts w:ascii="Arial" w:hAnsi="Arial" w:cs="Arial"/>
                      <w:sz w:val="20"/>
                    </w:rPr>
                  </w:rPrChange>
                </w:rPr>
                <w:t>.</w:t>
              </w:r>
            </w:ins>
            <w:ins w:id="51" w:author="Stephanie Kobakian" w:date="2020-07-23T14:34:00Z">
              <w:r w:rsidR="00C52E8C" w:rsidRPr="00D779B3">
                <w:rPr>
                  <w:rFonts w:ascii="Arial" w:hAnsi="Arial" w:cs="Arial"/>
                  <w:sz w:val="18"/>
                  <w:szCs w:val="20"/>
                  <w:rPrChange w:id="52" w:author="Stephanie Kobakian" w:date="2020-08-04T15:41:00Z">
                    <w:rPr>
                      <w:rFonts w:ascii="Arial" w:hAnsi="Arial" w:cs="Arial"/>
                      <w:sz w:val="20"/>
                    </w:rPr>
                  </w:rPrChange>
                </w:rPr>
                <w:br/>
              </w:r>
            </w:ins>
            <w:ins w:id="53" w:author="Stephanie Kobakian" w:date="2020-07-23T14:36:00Z">
              <w:r w:rsidR="00C52E8C" w:rsidRPr="00D779B3">
                <w:rPr>
                  <w:rFonts w:ascii="Arial" w:hAnsi="Arial" w:cs="Arial"/>
                  <w:sz w:val="18"/>
                  <w:szCs w:val="20"/>
                  <w:rPrChange w:id="54" w:author="Stephanie Kobakian" w:date="2020-08-04T15:41:00Z">
                    <w:rPr>
                      <w:rFonts w:ascii="Arial" w:hAnsi="Arial" w:cs="Arial"/>
                      <w:sz w:val="20"/>
                    </w:rPr>
                  </w:rPrChange>
                </w:rPr>
                <w:t>T</w:t>
              </w:r>
            </w:ins>
            <w:ins w:id="55" w:author="Stephanie Kobakian" w:date="2020-07-23T14:34:00Z">
              <w:r w:rsidR="00C52E8C" w:rsidRPr="00D779B3">
                <w:rPr>
                  <w:rFonts w:ascii="Arial" w:hAnsi="Arial" w:cs="Arial"/>
                  <w:sz w:val="18"/>
                  <w:szCs w:val="20"/>
                  <w:rPrChange w:id="56" w:author="Stephanie Kobakian" w:date="2020-08-04T15:41:00Z">
                    <w:rPr>
                      <w:rFonts w:ascii="Arial" w:hAnsi="Arial" w:cs="Arial"/>
                      <w:sz w:val="20"/>
                    </w:rPr>
                  </w:rPrChange>
                </w:rPr>
                <w:t xml:space="preserve">he </w:t>
              </w:r>
            </w:ins>
            <w:ins w:id="57" w:author="Stephanie Kobakian" w:date="2020-07-23T14:35:00Z">
              <w:r w:rsidR="00C52E8C" w:rsidRPr="00D779B3">
                <w:rPr>
                  <w:rFonts w:ascii="Arial" w:hAnsi="Arial" w:cs="Arial"/>
                  <w:sz w:val="18"/>
                  <w:szCs w:val="20"/>
                  <w:rPrChange w:id="58" w:author="Stephanie Kobakian" w:date="2020-08-04T15:41:00Z">
                    <w:rPr>
                      <w:rFonts w:ascii="Arial" w:hAnsi="Arial" w:cs="Arial"/>
                      <w:sz w:val="20"/>
                    </w:rPr>
                  </w:rPrChange>
                </w:rPr>
                <w:t xml:space="preserve">usefulness and usability of the sugarbag package </w:t>
              </w:r>
            </w:ins>
            <w:ins w:id="59" w:author="Stephanie Kobakian" w:date="2020-08-12T10:53:00Z">
              <w:r w:rsidR="00135296">
                <w:rPr>
                  <w:rFonts w:ascii="Arial" w:hAnsi="Arial" w:cs="Arial"/>
                  <w:sz w:val="18"/>
                  <w:szCs w:val="20"/>
                </w:rPr>
                <w:t xml:space="preserve">are now </w:t>
              </w:r>
              <w:r w:rsidR="00135296" w:rsidRPr="00D779B3">
                <w:rPr>
                  <w:rFonts w:ascii="Arial" w:hAnsi="Arial" w:cs="Arial"/>
                  <w:sz w:val="18"/>
                  <w:szCs w:val="20"/>
                </w:rPr>
                <w:t>explored</w:t>
              </w:r>
            </w:ins>
            <w:ins w:id="60" w:author="Stephanie Kobakian" w:date="2020-07-23T14:35:00Z">
              <w:r w:rsidR="00C52E8C" w:rsidRPr="00D779B3">
                <w:rPr>
                  <w:rFonts w:ascii="Arial" w:hAnsi="Arial" w:cs="Arial"/>
                  <w:sz w:val="18"/>
                  <w:szCs w:val="20"/>
                  <w:rPrChange w:id="61" w:author="Stephanie Kobakian" w:date="2020-08-04T15:41:00Z">
                    <w:rPr>
                      <w:rFonts w:ascii="Arial" w:hAnsi="Arial" w:cs="Arial"/>
                      <w:sz w:val="20"/>
                    </w:rPr>
                  </w:rPrChange>
                </w:rPr>
                <w:t xml:space="preserve"> </w:t>
              </w:r>
            </w:ins>
            <w:ins w:id="62" w:author="Stephanie Kobakian" w:date="2020-08-12T10:54:00Z">
              <w:r w:rsidR="00135296">
                <w:rPr>
                  <w:rFonts w:ascii="Arial" w:hAnsi="Arial" w:cs="Arial"/>
                  <w:sz w:val="18"/>
                  <w:szCs w:val="20"/>
                </w:rPr>
                <w:t>in more detail throughout Chapter 3.</w:t>
              </w:r>
            </w:ins>
            <w:ins w:id="63" w:author="Stephanie Kobakian" w:date="2020-08-12T11:57:00Z">
              <w:r w:rsidR="00013ACE">
                <w:rPr>
                  <w:rFonts w:ascii="Arial" w:hAnsi="Arial" w:cs="Arial"/>
                  <w:sz w:val="18"/>
                  <w:szCs w:val="20"/>
                </w:rPr>
                <w:br/>
              </w:r>
            </w:ins>
            <w:ins w:id="64" w:author="Stephanie Kobakian" w:date="2020-08-12T10:54:00Z">
              <w:r w:rsidR="00135296">
                <w:rPr>
                  <w:rFonts w:ascii="Arial" w:hAnsi="Arial" w:cs="Arial"/>
                  <w:sz w:val="18"/>
                  <w:szCs w:val="20"/>
                </w:rPr>
                <w:t xml:space="preserve">- </w:t>
              </w:r>
            </w:ins>
            <w:ins w:id="65" w:author="Stephanie Kobakian" w:date="2020-07-30T12:39:00Z">
              <w:r w:rsidR="00412E23" w:rsidRPr="00D779B3">
                <w:rPr>
                  <w:rFonts w:ascii="Arial" w:hAnsi="Arial" w:cs="Arial"/>
                  <w:sz w:val="18"/>
                  <w:szCs w:val="20"/>
                  <w:rPrChange w:id="66" w:author="Stephanie Kobakian" w:date="2020-08-04T15:41:00Z">
                    <w:rPr>
                      <w:rFonts w:ascii="Arial" w:hAnsi="Arial" w:cs="Arial"/>
                      <w:sz w:val="20"/>
                    </w:rPr>
                  </w:rPrChange>
                </w:rPr>
                <w:t>The introduction to Chapter 3 has also been edited.</w:t>
              </w:r>
            </w:ins>
            <w:ins w:id="67" w:author="Stephanie Kobakian" w:date="2020-08-12T11:57:00Z">
              <w:r w:rsidR="00013ACE">
                <w:rPr>
                  <w:rFonts w:ascii="Arial" w:hAnsi="Arial" w:cs="Arial"/>
                  <w:sz w:val="18"/>
                  <w:szCs w:val="20"/>
                </w:rPr>
                <w:br/>
                <w:t xml:space="preserve">- </w:t>
              </w:r>
            </w:ins>
            <w:ins w:id="68" w:author="Stephanie Kobakian" w:date="2020-08-12T12:10:00Z">
              <w:r w:rsidR="00834F8A">
                <w:rPr>
                  <w:rFonts w:ascii="Arial" w:hAnsi="Arial" w:cs="Arial"/>
                  <w:sz w:val="18"/>
                  <w:szCs w:val="20"/>
                </w:rPr>
                <w:t xml:space="preserve">A new section called </w:t>
              </w:r>
              <w:r w:rsidR="00834F8A" w:rsidRPr="00834F8A">
                <w:rPr>
                  <w:rFonts w:ascii="Arial" w:hAnsi="Arial" w:cs="Arial"/>
                  <w:sz w:val="18"/>
                  <w:szCs w:val="20"/>
                </w:rPr>
                <w:t>Existing Mapping Practices</w:t>
              </w:r>
              <w:r w:rsidR="00834F8A">
                <w:rPr>
                  <w:rFonts w:ascii="Arial" w:hAnsi="Arial" w:cs="Arial"/>
                  <w:sz w:val="18"/>
                  <w:szCs w:val="20"/>
                </w:rPr>
                <w:t xml:space="preserve"> </w:t>
              </w:r>
            </w:ins>
            <w:ins w:id="69" w:author="Stephanie Kobakian" w:date="2020-08-12T12:11:00Z">
              <w:r w:rsidR="00834F8A">
                <w:rPr>
                  <w:rFonts w:ascii="Arial" w:hAnsi="Arial" w:cs="Arial"/>
                  <w:sz w:val="18"/>
                  <w:szCs w:val="20"/>
                </w:rPr>
                <w:t xml:space="preserve">details the existing alternative displays, and presents the background knowledge needed to understand the </w:t>
              </w:r>
            </w:ins>
            <w:ins w:id="70" w:author="Stephanie Kobakian" w:date="2020-08-12T12:12:00Z">
              <w:r w:rsidR="00834F8A">
                <w:rPr>
                  <w:rFonts w:ascii="Arial" w:hAnsi="Arial" w:cs="Arial"/>
                  <w:sz w:val="18"/>
                  <w:szCs w:val="20"/>
                </w:rPr>
                <w:t>usefulness of the hexagon tile map.</w:t>
              </w:r>
              <w:r w:rsidR="00834F8A">
                <w:rPr>
                  <w:rFonts w:ascii="Arial" w:hAnsi="Arial" w:cs="Arial"/>
                  <w:sz w:val="18"/>
                  <w:szCs w:val="20"/>
                </w:rPr>
                <w:br/>
                <w:t>- E</w:t>
              </w:r>
            </w:ins>
            <w:ins w:id="71" w:author="Stephanie Kobakian" w:date="2020-08-12T12:13:00Z">
              <w:r w:rsidR="00834F8A">
                <w:rPr>
                  <w:rFonts w:ascii="Arial" w:hAnsi="Arial" w:cs="Arial"/>
                  <w:sz w:val="18"/>
                  <w:szCs w:val="20"/>
                </w:rPr>
                <w:t>xamples of these existing displays can be viewed in figure 3.2.</w:t>
              </w:r>
            </w:ins>
          </w:p>
        </w:tc>
        <w:tc>
          <w:tcPr>
            <w:tcW w:w="1508" w:type="dxa"/>
            <w:tcPrChange w:id="72" w:author="Stephanie Kobakian" w:date="2020-08-12T19:18:00Z">
              <w:tcPr>
                <w:tcW w:w="3000" w:type="dxa"/>
              </w:tcPr>
            </w:tcPrChange>
          </w:tcPr>
          <w:p w14:paraId="7677E115" w14:textId="68929827" w:rsidR="002169EC" w:rsidRDefault="00AD7D26">
            <w:pPr>
              <w:spacing w:line="264" w:lineRule="auto"/>
              <w:rPr>
                <w:ins w:id="73" w:author="Stephanie Kobakian" w:date="2020-08-12T16:03:00Z"/>
                <w:rFonts w:ascii="Arial" w:hAnsi="Arial" w:cs="Arial"/>
                <w:sz w:val="18"/>
                <w:szCs w:val="20"/>
              </w:rPr>
              <w:pPrChange w:id="74" w:author="Stephanie Kobakian" w:date="2020-08-12T19:19:00Z">
                <w:pPr>
                  <w:spacing w:line="264" w:lineRule="auto"/>
                  <w:ind w:left="284" w:hanging="284"/>
                </w:pPr>
              </w:pPrChange>
            </w:pPr>
            <w:ins w:id="75" w:author="Stephanie Kobakian" w:date="2020-08-12T12:29:00Z">
              <w:r>
                <w:rPr>
                  <w:rFonts w:ascii="Arial" w:hAnsi="Arial" w:cs="Arial"/>
                  <w:sz w:val="18"/>
                  <w:szCs w:val="20"/>
                </w:rPr>
                <w:t>p</w:t>
              </w:r>
            </w:ins>
            <w:ins w:id="76" w:author="Stephanie Kobakian" w:date="2020-08-12T11:57:00Z">
              <w:r w:rsidR="008D7A27">
                <w:rPr>
                  <w:rFonts w:ascii="Arial" w:hAnsi="Arial" w:cs="Arial"/>
                  <w:sz w:val="18"/>
                  <w:szCs w:val="20"/>
                </w:rPr>
                <w:t>.</w:t>
              </w:r>
            </w:ins>
            <w:ins w:id="77" w:author="Stephanie Kobakian" w:date="2020-08-12T11:56:00Z">
              <w:r w:rsidR="008D7A27">
                <w:rPr>
                  <w:rFonts w:ascii="Arial" w:hAnsi="Arial" w:cs="Arial"/>
                  <w:sz w:val="18"/>
                  <w:szCs w:val="20"/>
                </w:rPr>
                <w:t xml:space="preserve"> </w:t>
              </w:r>
            </w:ins>
            <w:ins w:id="78" w:author="Stephanie Kobakian" w:date="2020-08-12T11:58:00Z">
              <w:r w:rsidR="00013ACE">
                <w:rPr>
                  <w:rFonts w:ascii="Arial" w:hAnsi="Arial" w:cs="Arial"/>
                  <w:sz w:val="18"/>
                  <w:szCs w:val="20"/>
                </w:rPr>
                <w:t>3</w:t>
              </w:r>
            </w:ins>
            <w:ins w:id="79" w:author="Stephanie Kobakian" w:date="2020-08-13T12:20:00Z">
              <w:r w:rsidR="00E47176">
                <w:rPr>
                  <w:rFonts w:ascii="Arial" w:hAnsi="Arial" w:cs="Arial"/>
                  <w:sz w:val="18"/>
                  <w:szCs w:val="20"/>
                </w:rPr>
                <w:t>9</w:t>
              </w:r>
            </w:ins>
            <w:ins w:id="80" w:author="Stephanie Kobakian" w:date="2020-08-12T11:58:00Z">
              <w:r w:rsidR="00013ACE">
                <w:rPr>
                  <w:rFonts w:ascii="Arial" w:hAnsi="Arial" w:cs="Arial"/>
                  <w:sz w:val="18"/>
                  <w:szCs w:val="20"/>
                </w:rPr>
                <w:t xml:space="preserve"> </w:t>
              </w:r>
            </w:ins>
            <w:ins w:id="81" w:author="Stephanie Kobakian" w:date="2020-08-12T16:03:00Z">
              <w:r w:rsidR="002E6FEB">
                <w:rPr>
                  <w:rFonts w:ascii="Arial" w:hAnsi="Arial" w:cs="Arial"/>
                  <w:sz w:val="18"/>
                  <w:szCs w:val="20"/>
                </w:rPr>
                <w:t>–</w:t>
              </w:r>
            </w:ins>
            <w:ins w:id="82" w:author="Stephanie Kobakian" w:date="2020-08-12T11:58:00Z">
              <w:r w:rsidR="00013ACE">
                <w:rPr>
                  <w:rFonts w:ascii="Arial" w:hAnsi="Arial" w:cs="Arial"/>
                  <w:sz w:val="18"/>
                  <w:szCs w:val="20"/>
                </w:rPr>
                <w:t xml:space="preserve"> </w:t>
              </w:r>
            </w:ins>
            <w:ins w:id="83" w:author="Stephanie Kobakian" w:date="2020-08-12T11:56:00Z">
              <w:r w:rsidR="008D7A27">
                <w:rPr>
                  <w:rFonts w:ascii="Arial" w:hAnsi="Arial" w:cs="Arial"/>
                  <w:sz w:val="18"/>
                  <w:szCs w:val="20"/>
                </w:rPr>
                <w:t>4</w:t>
              </w:r>
            </w:ins>
            <w:ins w:id="84" w:author="Stephanie Kobakian" w:date="2020-08-13T12:21:00Z">
              <w:r w:rsidR="00E47176">
                <w:rPr>
                  <w:rFonts w:ascii="Arial" w:hAnsi="Arial" w:cs="Arial"/>
                  <w:sz w:val="18"/>
                  <w:szCs w:val="20"/>
                </w:rPr>
                <w:t>3</w:t>
              </w:r>
            </w:ins>
          </w:p>
          <w:p w14:paraId="38D361FD" w14:textId="77777777" w:rsidR="002E6FEB" w:rsidRDefault="002E6FEB">
            <w:pPr>
              <w:spacing w:line="264" w:lineRule="auto"/>
              <w:rPr>
                <w:ins w:id="85" w:author="Stephanie Kobakian" w:date="2020-08-12T16:03:00Z"/>
                <w:rFonts w:ascii="Arial" w:hAnsi="Arial" w:cs="Arial"/>
                <w:sz w:val="18"/>
                <w:szCs w:val="20"/>
              </w:rPr>
              <w:pPrChange w:id="86" w:author="Stephanie Kobakian" w:date="2020-08-12T19:19:00Z">
                <w:pPr>
                  <w:spacing w:line="264" w:lineRule="auto"/>
                  <w:ind w:left="284" w:hanging="284"/>
                </w:pPr>
              </w:pPrChange>
            </w:pPr>
          </w:p>
          <w:p w14:paraId="55ABBEDA" w14:textId="41C9689A" w:rsidR="002E6FEB" w:rsidRDefault="002E6FEB">
            <w:pPr>
              <w:spacing w:line="264" w:lineRule="auto"/>
              <w:rPr>
                <w:ins w:id="87" w:author="Stephanie Kobakian" w:date="2020-08-12T19:00:00Z"/>
                <w:rFonts w:ascii="Arial" w:hAnsi="Arial" w:cs="Arial"/>
                <w:sz w:val="18"/>
                <w:szCs w:val="20"/>
              </w:rPr>
              <w:pPrChange w:id="88" w:author="Stephanie Kobakian" w:date="2020-08-12T19:19:00Z">
                <w:pPr>
                  <w:spacing w:line="264" w:lineRule="auto"/>
                  <w:ind w:left="284" w:hanging="284"/>
                </w:pPr>
              </w:pPrChange>
            </w:pPr>
            <w:ins w:id="89" w:author="Stephanie Kobakian" w:date="2020-08-12T16:04:00Z">
              <w:r>
                <w:rPr>
                  <w:rFonts w:ascii="Arial" w:hAnsi="Arial" w:cs="Arial"/>
                  <w:sz w:val="18"/>
                  <w:szCs w:val="20"/>
                </w:rPr>
                <w:t>Appendix item</w:t>
              </w:r>
            </w:ins>
            <w:ins w:id="90" w:author="Stephanie Kobakian" w:date="2020-08-12T19:21:00Z">
              <w:r w:rsidR="000E1845">
                <w:rPr>
                  <w:rFonts w:ascii="Arial" w:hAnsi="Arial" w:cs="Arial"/>
                  <w:sz w:val="18"/>
                  <w:szCs w:val="20"/>
                </w:rPr>
                <w:t>s:</w:t>
              </w:r>
            </w:ins>
          </w:p>
          <w:p w14:paraId="1350C62B" w14:textId="28094E1C" w:rsidR="00031139" w:rsidRPr="00D779B3" w:rsidRDefault="000E1845">
            <w:pPr>
              <w:spacing w:line="264" w:lineRule="auto"/>
              <w:rPr>
                <w:rFonts w:ascii="Arial" w:hAnsi="Arial" w:cs="Arial"/>
                <w:sz w:val="18"/>
                <w:szCs w:val="20"/>
                <w:rPrChange w:id="91" w:author="Stephanie Kobakian" w:date="2020-08-04T15:41:00Z">
                  <w:rPr>
                    <w:rFonts w:ascii="Arial" w:hAnsi="Arial" w:cs="Arial"/>
                    <w:sz w:val="20"/>
                  </w:rPr>
                </w:rPrChange>
              </w:rPr>
            </w:pPr>
            <w:ins w:id="92" w:author="Stephanie Kobakian" w:date="2020-08-12T19:21:00Z">
              <w:r>
                <w:rPr>
                  <w:rFonts w:ascii="Arial" w:hAnsi="Arial" w:cs="Arial"/>
                  <w:sz w:val="18"/>
                  <w:szCs w:val="20"/>
                </w:rPr>
                <w:br/>
              </w:r>
              <w:r>
                <w:rPr>
                  <w:rFonts w:ascii="Arial" w:hAnsi="Arial" w:cs="Arial"/>
                  <w:sz w:val="18"/>
                  <w:szCs w:val="20"/>
                </w:rPr>
                <w:br/>
              </w:r>
            </w:ins>
            <w:ins w:id="93" w:author="Stephanie Kobakian" w:date="2020-08-12T19:19:00Z">
              <w:r>
                <w:rPr>
                  <w:rFonts w:ascii="Arial" w:hAnsi="Arial" w:cs="Arial"/>
                  <w:sz w:val="18"/>
                  <w:szCs w:val="20"/>
                </w:rPr>
                <w:t>A</w:t>
              </w:r>
            </w:ins>
            <w:ins w:id="94" w:author="Stephanie Kobakian" w:date="2020-08-12T19:01:00Z">
              <w:r w:rsidR="00031139">
                <w:rPr>
                  <w:rFonts w:ascii="Arial" w:hAnsi="Arial" w:cs="Arial"/>
                  <w:sz w:val="18"/>
                  <w:szCs w:val="20"/>
                </w:rPr>
                <w:t xml:space="preserve">1a and </w:t>
              </w:r>
            </w:ins>
            <w:ins w:id="95" w:author="Stephanie Kobakian" w:date="2020-08-12T19:20:00Z">
              <w:r>
                <w:rPr>
                  <w:rFonts w:ascii="Arial" w:hAnsi="Arial" w:cs="Arial"/>
                  <w:sz w:val="18"/>
                  <w:szCs w:val="20"/>
                </w:rPr>
                <w:t>A</w:t>
              </w:r>
            </w:ins>
            <w:ins w:id="96" w:author="Stephanie Kobakian" w:date="2020-08-12T19:01:00Z">
              <w:r w:rsidR="00031139">
                <w:rPr>
                  <w:rFonts w:ascii="Arial" w:hAnsi="Arial" w:cs="Arial"/>
                  <w:sz w:val="18"/>
                  <w:szCs w:val="20"/>
                </w:rPr>
                <w:t>1b</w:t>
              </w:r>
            </w:ins>
            <w:ins w:id="97" w:author="Stephanie Kobakian" w:date="2020-08-12T19:23:00Z">
              <w:r>
                <w:rPr>
                  <w:rFonts w:ascii="Arial" w:hAnsi="Arial" w:cs="Arial"/>
                  <w:sz w:val="18"/>
                  <w:szCs w:val="20"/>
                </w:rPr>
                <w:br/>
              </w:r>
              <w:r>
                <w:rPr>
                  <w:rFonts w:ascii="Arial" w:hAnsi="Arial" w:cs="Arial"/>
                  <w:sz w:val="18"/>
                  <w:szCs w:val="20"/>
                </w:rPr>
                <w:br/>
              </w:r>
            </w:ins>
            <w:ins w:id="98" w:author="Stephanie Kobakian" w:date="2020-08-12T19:24:00Z">
              <w:r w:rsidR="00D16DC0">
                <w:rPr>
                  <w:rFonts w:ascii="Arial" w:hAnsi="Arial" w:cs="Arial"/>
                  <w:sz w:val="18"/>
                  <w:szCs w:val="20"/>
                </w:rPr>
                <w:t>A2a to A2</w:t>
              </w:r>
            </w:ins>
            <w:ins w:id="99" w:author="Stephanie Kobakian" w:date="2020-08-12T19:25:00Z">
              <w:r w:rsidR="00D16DC0">
                <w:rPr>
                  <w:rFonts w:ascii="Arial" w:hAnsi="Arial" w:cs="Arial"/>
                  <w:sz w:val="18"/>
                  <w:szCs w:val="20"/>
                </w:rPr>
                <w:t>d</w:t>
              </w:r>
            </w:ins>
            <w:ins w:id="100" w:author="Stephanie Kobakian" w:date="2020-08-12T19:20:00Z">
              <w:r>
                <w:rPr>
                  <w:rFonts w:ascii="Arial" w:hAnsi="Arial" w:cs="Arial"/>
                  <w:sz w:val="18"/>
                  <w:szCs w:val="20"/>
                </w:rPr>
                <w:br/>
              </w:r>
            </w:ins>
            <w:ins w:id="101" w:author="Stephanie Kobakian" w:date="2020-08-12T19:21:00Z">
              <w:r>
                <w:rPr>
                  <w:rFonts w:ascii="Arial" w:hAnsi="Arial" w:cs="Arial"/>
                  <w:sz w:val="18"/>
                  <w:szCs w:val="20"/>
                </w:rPr>
                <w:br/>
              </w:r>
            </w:ins>
            <w:ins w:id="102" w:author="Stephanie Kobakian" w:date="2020-08-12T19:25:00Z">
              <w:r w:rsidR="00D16DC0">
                <w:rPr>
                  <w:rFonts w:ascii="Arial" w:hAnsi="Arial" w:cs="Arial"/>
                  <w:sz w:val="18"/>
                  <w:szCs w:val="20"/>
                </w:rPr>
                <w:br/>
              </w:r>
              <w:r w:rsidR="00D16DC0">
                <w:rPr>
                  <w:rFonts w:ascii="Arial" w:hAnsi="Arial" w:cs="Arial"/>
                  <w:sz w:val="18"/>
                  <w:szCs w:val="20"/>
                </w:rPr>
                <w:br/>
              </w:r>
              <w:r w:rsidR="00D16DC0">
                <w:rPr>
                  <w:rFonts w:ascii="Arial" w:hAnsi="Arial" w:cs="Arial"/>
                  <w:sz w:val="18"/>
                  <w:szCs w:val="20"/>
                </w:rPr>
                <w:br/>
                <w:t>A2b</w:t>
              </w:r>
            </w:ins>
          </w:p>
        </w:tc>
      </w:tr>
      <w:tr w:rsidR="00924B6E" w:rsidRPr="00D779B3" w14:paraId="59F88031" w14:textId="77777777" w:rsidTr="00F802D1">
        <w:tc>
          <w:tcPr>
            <w:tcW w:w="2994" w:type="dxa"/>
            <w:tcPrChange w:id="103" w:author="Stephanie Kobakian" w:date="2020-08-12T19:18:00Z">
              <w:tcPr>
                <w:tcW w:w="3014" w:type="dxa"/>
              </w:tcPr>
            </w:tcPrChange>
          </w:tcPr>
          <w:p w14:paraId="51C2D93B" w14:textId="6B0C4017" w:rsidR="00924B6E" w:rsidRPr="00D779B3" w:rsidRDefault="006E7757">
            <w:pPr>
              <w:spacing w:line="264" w:lineRule="auto"/>
              <w:ind w:left="284" w:hanging="284"/>
              <w:rPr>
                <w:rFonts w:ascii="Arial" w:hAnsi="Arial" w:cs="Arial"/>
                <w:sz w:val="18"/>
                <w:szCs w:val="20"/>
                <w:rPrChange w:id="104" w:author="Stephanie Kobakian" w:date="2020-08-04T15:41:00Z">
                  <w:rPr>
                    <w:rFonts w:ascii="Arial" w:hAnsi="Arial" w:cs="Arial"/>
                    <w:sz w:val="20"/>
                  </w:rPr>
                </w:rPrChange>
              </w:rPr>
              <w:pPrChange w:id="105" w:author="Stephanie Kobakian" w:date="2020-08-03T16:13:00Z">
                <w:pPr>
                  <w:spacing w:line="264" w:lineRule="auto"/>
                </w:pPr>
              </w:pPrChange>
            </w:pPr>
            <w:ins w:id="106" w:author="Stephanie Kobakian" w:date="2020-08-03T16:10:00Z">
              <w:r w:rsidRPr="00D779B3">
                <w:rPr>
                  <w:rFonts w:ascii="Arial" w:hAnsi="Arial" w:cs="Arial"/>
                  <w:sz w:val="18"/>
                  <w:szCs w:val="20"/>
                  <w:rPrChange w:id="107" w:author="Stephanie Kobakian" w:date="2020-08-04T15:41:00Z">
                    <w:rPr>
                      <w:rFonts w:ascii="Arial" w:hAnsi="Arial" w:cs="Arial"/>
                      <w:sz w:val="20"/>
                    </w:rPr>
                  </w:rPrChange>
                </w:rPr>
                <w:t xml:space="preserve">1.2 </w:t>
              </w:r>
            </w:ins>
            <w:ins w:id="108" w:author="Stephanie Kobakian" w:date="2020-07-18T13:05:00Z">
              <w:r w:rsidR="001134B4" w:rsidRPr="00D779B3">
                <w:rPr>
                  <w:rFonts w:ascii="Arial" w:hAnsi="Arial" w:cs="Arial"/>
                  <w:sz w:val="18"/>
                  <w:szCs w:val="20"/>
                  <w:rPrChange w:id="109" w:author="Stephanie Kobakian" w:date="2020-08-04T15:41:00Z">
                    <w:rPr>
                      <w:rFonts w:ascii="Arial" w:hAnsi="Arial" w:cs="Arial"/>
                      <w:sz w:val="20"/>
                    </w:rPr>
                  </w:rPrChange>
                </w:rPr>
                <w:t>I thought it</w:t>
              </w:r>
            </w:ins>
            <w:ins w:id="110" w:author="Stephanie Kobakian" w:date="2020-07-18T13:06:00Z">
              <w:r w:rsidR="001134B4" w:rsidRPr="00D779B3">
                <w:rPr>
                  <w:rFonts w:ascii="Arial" w:hAnsi="Arial" w:cs="Arial"/>
                  <w:sz w:val="18"/>
                  <w:szCs w:val="20"/>
                  <w:rPrChange w:id="111" w:author="Stephanie Kobakian" w:date="2020-08-04T15:41:00Z">
                    <w:rPr>
                      <w:rFonts w:ascii="Arial" w:hAnsi="Arial" w:cs="Arial"/>
                      <w:sz w:val="20"/>
                    </w:rPr>
                  </w:rPrChange>
                </w:rPr>
                <w:t xml:space="preserve"> </w:t>
              </w:r>
            </w:ins>
            <w:ins w:id="112" w:author="Stephanie Kobakian" w:date="2020-07-18T13:05:00Z">
              <w:r w:rsidR="001134B4" w:rsidRPr="00D779B3">
                <w:rPr>
                  <w:rFonts w:ascii="Arial" w:hAnsi="Arial" w:cs="Arial"/>
                  <w:sz w:val="18"/>
                  <w:szCs w:val="20"/>
                  <w:rPrChange w:id="113" w:author="Stephanie Kobakian" w:date="2020-08-04T15:41:00Z">
                    <w:rPr>
                      <w:rFonts w:ascii="Arial" w:hAnsi="Arial" w:cs="Arial"/>
                      <w:sz w:val="20"/>
                    </w:rPr>
                  </w:rPrChange>
                </w:rPr>
                <w:t xml:space="preserve">might be preferable to provide an example of what a hexagon </w:t>
              </w:r>
            </w:ins>
            <w:ins w:id="114" w:author="Stephanie Kobakian" w:date="2020-07-18T14:17:00Z">
              <w:r w:rsidR="004B44D3" w:rsidRPr="00D779B3">
                <w:rPr>
                  <w:rFonts w:ascii="Arial" w:hAnsi="Arial" w:cs="Arial"/>
                  <w:sz w:val="18"/>
                  <w:szCs w:val="20"/>
                  <w:rPrChange w:id="115" w:author="Stephanie Kobakian" w:date="2020-08-04T15:41:00Z">
                    <w:rPr>
                      <w:rFonts w:ascii="Arial" w:hAnsi="Arial" w:cs="Arial"/>
                      <w:sz w:val="20"/>
                    </w:rPr>
                  </w:rPrChange>
                </w:rPr>
                <w:t>tile map</w:t>
              </w:r>
            </w:ins>
            <w:ins w:id="116" w:author="Stephanie Kobakian" w:date="2020-07-18T13:05:00Z">
              <w:r w:rsidR="001134B4" w:rsidRPr="00D779B3">
                <w:rPr>
                  <w:rFonts w:ascii="Arial" w:hAnsi="Arial" w:cs="Arial"/>
                  <w:sz w:val="18"/>
                  <w:szCs w:val="20"/>
                  <w:rPrChange w:id="117" w:author="Stephanie Kobakian" w:date="2020-08-04T15:41:00Z">
                    <w:rPr>
                      <w:rFonts w:ascii="Arial" w:hAnsi="Arial" w:cs="Arial"/>
                      <w:sz w:val="20"/>
                    </w:rPr>
                  </w:rPrChange>
                </w:rPr>
                <w:t xml:space="preserve"> looks like before going into the algorithm details. That way, a reader would have some </w:t>
              </w:r>
            </w:ins>
            <w:ins w:id="118" w:author="Stephanie Kobakian" w:date="2020-07-18T16:48:00Z">
              <w:r w:rsidR="007848D2" w:rsidRPr="00D779B3">
                <w:rPr>
                  <w:rFonts w:ascii="Arial" w:hAnsi="Arial" w:cs="Arial"/>
                  <w:sz w:val="18"/>
                  <w:szCs w:val="20"/>
                  <w:rPrChange w:id="119" w:author="Stephanie Kobakian" w:date="2020-08-04T15:41:00Z">
                    <w:rPr>
                      <w:rFonts w:ascii="Arial" w:hAnsi="Arial" w:cs="Arial"/>
                      <w:sz w:val="20"/>
                    </w:rPr>
                  </w:rPrChange>
                </w:rPr>
                <w:t>u</w:t>
              </w:r>
            </w:ins>
            <w:ins w:id="120" w:author="Stephanie Kobakian" w:date="2020-07-18T13:05:00Z">
              <w:r w:rsidR="001134B4" w:rsidRPr="00D779B3">
                <w:rPr>
                  <w:rFonts w:ascii="Arial" w:hAnsi="Arial" w:cs="Arial"/>
                  <w:sz w:val="18"/>
                  <w:szCs w:val="20"/>
                  <w:rPrChange w:id="121" w:author="Stephanie Kobakian" w:date="2020-08-04T15:41:00Z">
                    <w:rPr>
                      <w:rFonts w:ascii="Arial" w:hAnsi="Arial" w:cs="Arial"/>
                      <w:sz w:val="20"/>
                    </w:rPr>
                  </w:rPrChange>
                </w:rPr>
                <w:t>nderstanding of what the purpose of the algorithm was.</w:t>
              </w:r>
            </w:ins>
          </w:p>
        </w:tc>
        <w:tc>
          <w:tcPr>
            <w:tcW w:w="4514" w:type="dxa"/>
            <w:tcPrChange w:id="122" w:author="Stephanie Kobakian" w:date="2020-08-12T19:18:00Z">
              <w:tcPr>
                <w:tcW w:w="3002" w:type="dxa"/>
              </w:tcPr>
            </w:tcPrChange>
          </w:tcPr>
          <w:p w14:paraId="3B149EB3" w14:textId="6A041BEA" w:rsidR="00924B6E" w:rsidRPr="00D779B3" w:rsidRDefault="00EA0A62">
            <w:pPr>
              <w:spacing w:line="264" w:lineRule="auto"/>
              <w:ind w:left="284" w:hanging="284"/>
              <w:rPr>
                <w:rFonts w:ascii="Arial" w:hAnsi="Arial" w:cs="Arial"/>
                <w:sz w:val="18"/>
                <w:szCs w:val="20"/>
                <w:rPrChange w:id="123" w:author="Stephanie Kobakian" w:date="2020-08-04T15:41:00Z">
                  <w:rPr>
                    <w:rFonts w:ascii="Arial" w:hAnsi="Arial" w:cs="Arial"/>
                    <w:sz w:val="20"/>
                  </w:rPr>
                </w:rPrChange>
              </w:rPr>
              <w:pPrChange w:id="124" w:author="Stephanie Kobakian" w:date="2020-08-03T16:13:00Z">
                <w:pPr>
                  <w:spacing w:line="264" w:lineRule="auto"/>
                </w:pPr>
              </w:pPrChange>
            </w:pPr>
            <w:ins w:id="125" w:author="Stephanie Kobakian" w:date="2020-07-18T21:17:00Z">
              <w:r w:rsidRPr="00D779B3">
                <w:rPr>
                  <w:rFonts w:ascii="Arial" w:hAnsi="Arial" w:cs="Arial"/>
                  <w:sz w:val="18"/>
                  <w:szCs w:val="20"/>
                  <w:rPrChange w:id="126" w:author="Stephanie Kobakian" w:date="2020-08-04T15:41:00Z">
                    <w:rPr>
                      <w:rFonts w:ascii="Arial" w:hAnsi="Arial" w:cs="Arial"/>
                      <w:sz w:val="20"/>
                    </w:rPr>
                  </w:rPrChange>
                </w:rPr>
                <w:t>This is a fantastic</w:t>
              </w:r>
            </w:ins>
            <w:ins w:id="127" w:author="Stephanie Kobakian" w:date="2020-07-18T21:18:00Z">
              <w:r w:rsidRPr="00D779B3">
                <w:rPr>
                  <w:rFonts w:ascii="Arial" w:hAnsi="Arial" w:cs="Arial"/>
                  <w:sz w:val="18"/>
                  <w:szCs w:val="20"/>
                  <w:rPrChange w:id="128" w:author="Stephanie Kobakian" w:date="2020-08-04T15:41:00Z">
                    <w:rPr>
                      <w:rFonts w:ascii="Arial" w:hAnsi="Arial" w:cs="Arial"/>
                      <w:sz w:val="20"/>
                    </w:rPr>
                  </w:rPrChange>
                </w:rPr>
                <w:t xml:space="preserve"> idea. Th</w:t>
              </w:r>
            </w:ins>
            <w:ins w:id="129" w:author="Stephanie Kobakian" w:date="2020-07-30T16:03:00Z">
              <w:r w:rsidR="008415E3" w:rsidRPr="00D779B3">
                <w:rPr>
                  <w:rFonts w:ascii="Arial" w:hAnsi="Arial" w:cs="Arial"/>
                  <w:sz w:val="18"/>
                  <w:szCs w:val="20"/>
                  <w:rPrChange w:id="130" w:author="Stephanie Kobakian" w:date="2020-08-04T15:41:00Z">
                    <w:rPr>
                      <w:rFonts w:ascii="Arial" w:hAnsi="Arial" w:cs="Arial"/>
                      <w:sz w:val="20"/>
                    </w:rPr>
                  </w:rPrChange>
                </w:rPr>
                <w:t>e hexagon tile map example of Australia</w:t>
              </w:r>
            </w:ins>
            <w:ins w:id="131" w:author="Stephanie Kobakian" w:date="2020-07-18T21:18:00Z">
              <w:r w:rsidRPr="00D779B3">
                <w:rPr>
                  <w:rFonts w:ascii="Arial" w:hAnsi="Arial" w:cs="Arial"/>
                  <w:sz w:val="18"/>
                  <w:szCs w:val="20"/>
                  <w:rPrChange w:id="132" w:author="Stephanie Kobakian" w:date="2020-08-04T15:41:00Z">
                    <w:rPr>
                      <w:rFonts w:ascii="Arial" w:hAnsi="Arial" w:cs="Arial"/>
                      <w:sz w:val="20"/>
                    </w:rPr>
                  </w:rPrChange>
                </w:rPr>
                <w:t xml:space="preserve"> has been included in the algorithm chapter.</w:t>
              </w:r>
            </w:ins>
            <w:ins w:id="133" w:author="Stephanie Kobakian" w:date="2020-07-21T12:41:00Z">
              <w:r w:rsidR="002F0A53" w:rsidRPr="00D779B3">
                <w:rPr>
                  <w:rFonts w:ascii="Arial" w:hAnsi="Arial" w:cs="Arial"/>
                  <w:sz w:val="18"/>
                  <w:szCs w:val="20"/>
                  <w:rPrChange w:id="134" w:author="Stephanie Kobakian" w:date="2020-08-04T15:41:00Z">
                    <w:rPr>
                      <w:rFonts w:ascii="Arial" w:hAnsi="Arial" w:cs="Arial"/>
                      <w:sz w:val="20"/>
                    </w:rPr>
                  </w:rPrChange>
                </w:rPr>
                <w:t xml:space="preserve"> </w:t>
              </w:r>
            </w:ins>
          </w:p>
        </w:tc>
        <w:tc>
          <w:tcPr>
            <w:tcW w:w="1508" w:type="dxa"/>
            <w:tcPrChange w:id="135" w:author="Stephanie Kobakian" w:date="2020-08-12T19:18:00Z">
              <w:tcPr>
                <w:tcW w:w="3000" w:type="dxa"/>
              </w:tcPr>
            </w:tcPrChange>
          </w:tcPr>
          <w:p w14:paraId="211912F2" w14:textId="4E9FF468" w:rsidR="00924B6E" w:rsidRPr="00D779B3" w:rsidRDefault="00713A4C">
            <w:pPr>
              <w:spacing w:line="264" w:lineRule="auto"/>
              <w:rPr>
                <w:rFonts w:ascii="Arial" w:hAnsi="Arial" w:cs="Arial"/>
                <w:sz w:val="18"/>
                <w:szCs w:val="20"/>
                <w:rPrChange w:id="136" w:author="Stephanie Kobakian" w:date="2020-08-04T15:41:00Z">
                  <w:rPr>
                    <w:rFonts w:ascii="Arial" w:hAnsi="Arial" w:cs="Arial"/>
                    <w:sz w:val="20"/>
                  </w:rPr>
                </w:rPrChange>
              </w:rPr>
            </w:pPr>
            <w:ins w:id="137" w:author="Stephanie Kobakian" w:date="2020-08-12T19:30:00Z">
              <w:r>
                <w:rPr>
                  <w:rFonts w:ascii="Arial" w:hAnsi="Arial" w:cs="Arial"/>
                  <w:sz w:val="18"/>
                  <w:szCs w:val="20"/>
                </w:rPr>
                <w:t xml:space="preserve">p. </w:t>
              </w:r>
            </w:ins>
            <w:ins w:id="138" w:author="Stephanie Kobakian" w:date="2020-08-13T12:22:00Z">
              <w:r w:rsidR="00E47176">
                <w:rPr>
                  <w:rFonts w:ascii="Arial" w:hAnsi="Arial" w:cs="Arial"/>
                  <w:sz w:val="18"/>
                  <w:szCs w:val="20"/>
                </w:rPr>
                <w:t>59</w:t>
              </w:r>
            </w:ins>
            <w:ins w:id="139" w:author="Stephanie Kobakian" w:date="2020-08-12T19:31:00Z">
              <w:r>
                <w:rPr>
                  <w:rFonts w:ascii="Arial" w:hAnsi="Arial" w:cs="Arial"/>
                  <w:sz w:val="18"/>
                  <w:szCs w:val="20"/>
                </w:rPr>
                <w:br/>
              </w:r>
              <w:r>
                <w:rPr>
                  <w:rFonts w:ascii="Arial" w:hAnsi="Arial" w:cs="Arial"/>
                  <w:sz w:val="18"/>
                  <w:szCs w:val="20"/>
                </w:rPr>
                <w:br/>
                <w:t>Appendix item:</w:t>
              </w:r>
              <w:r>
                <w:rPr>
                  <w:rFonts w:ascii="Arial" w:hAnsi="Arial" w:cs="Arial"/>
                  <w:sz w:val="18"/>
                  <w:szCs w:val="20"/>
                </w:rPr>
                <w:br/>
                <w:t>A3</w:t>
              </w:r>
            </w:ins>
          </w:p>
        </w:tc>
      </w:tr>
      <w:tr w:rsidR="002169EC" w:rsidRPr="00D779B3" w14:paraId="64B7B76F" w14:textId="77777777" w:rsidTr="00F802D1">
        <w:tc>
          <w:tcPr>
            <w:tcW w:w="2994" w:type="dxa"/>
            <w:tcPrChange w:id="140" w:author="Stephanie Kobakian" w:date="2020-08-12T19:18:00Z">
              <w:tcPr>
                <w:tcW w:w="3014" w:type="dxa"/>
              </w:tcPr>
            </w:tcPrChange>
          </w:tcPr>
          <w:p w14:paraId="2D5AAD12" w14:textId="5A33FA62" w:rsidR="002169EC" w:rsidRPr="00D779B3" w:rsidRDefault="006E7757">
            <w:pPr>
              <w:spacing w:line="264" w:lineRule="auto"/>
              <w:ind w:left="284" w:hanging="284"/>
              <w:rPr>
                <w:rFonts w:ascii="Arial" w:hAnsi="Arial" w:cs="Arial"/>
                <w:sz w:val="18"/>
                <w:szCs w:val="20"/>
                <w:rPrChange w:id="141" w:author="Stephanie Kobakian" w:date="2020-08-04T15:41:00Z">
                  <w:rPr>
                    <w:rFonts w:ascii="Arial" w:hAnsi="Arial" w:cs="Arial"/>
                    <w:sz w:val="20"/>
                  </w:rPr>
                </w:rPrChange>
              </w:rPr>
              <w:pPrChange w:id="142" w:author="Stephanie Kobakian" w:date="2020-08-03T16:13:00Z">
                <w:pPr>
                  <w:spacing w:line="264" w:lineRule="auto"/>
                </w:pPr>
              </w:pPrChange>
            </w:pPr>
            <w:ins w:id="143" w:author="Stephanie Kobakian" w:date="2020-08-03T16:10:00Z">
              <w:r w:rsidRPr="00D779B3">
                <w:rPr>
                  <w:rFonts w:ascii="Arial" w:hAnsi="Arial" w:cs="Arial"/>
                  <w:sz w:val="18"/>
                  <w:szCs w:val="20"/>
                  <w:rPrChange w:id="144" w:author="Stephanie Kobakian" w:date="2020-08-04T15:41:00Z">
                    <w:rPr>
                      <w:rFonts w:ascii="Arial" w:hAnsi="Arial" w:cs="Arial"/>
                      <w:sz w:val="20"/>
                    </w:rPr>
                  </w:rPrChange>
                </w:rPr>
                <w:t xml:space="preserve">1.3 </w:t>
              </w:r>
            </w:ins>
            <w:ins w:id="145" w:author="Stephanie Kobakian" w:date="2020-07-18T13:05:00Z">
              <w:r w:rsidR="001134B4" w:rsidRPr="00D779B3">
                <w:rPr>
                  <w:rFonts w:ascii="Arial" w:hAnsi="Arial" w:cs="Arial"/>
                  <w:sz w:val="18"/>
                  <w:szCs w:val="20"/>
                  <w:rPrChange w:id="146" w:author="Stephanie Kobakian" w:date="2020-08-04T15:41:00Z">
                    <w:rPr>
                      <w:rFonts w:ascii="Arial" w:hAnsi="Arial" w:cs="Arial"/>
                      <w:sz w:val="20"/>
                    </w:rPr>
                  </w:rPrChange>
                </w:rPr>
                <w:t>Similarly, a high-level sketch of the general approach would be useful for allowing reader to grasp the basics before going into the</w:t>
              </w:r>
            </w:ins>
            <w:ins w:id="147" w:author="Stephanie Kobakian" w:date="2020-07-18T16:48:00Z">
              <w:r w:rsidR="007848D2" w:rsidRPr="00D779B3">
                <w:rPr>
                  <w:rFonts w:ascii="Arial" w:hAnsi="Arial" w:cs="Arial"/>
                  <w:sz w:val="18"/>
                  <w:szCs w:val="20"/>
                  <w:rPrChange w:id="148" w:author="Stephanie Kobakian" w:date="2020-08-04T15:41:00Z">
                    <w:rPr>
                      <w:rFonts w:ascii="Arial" w:hAnsi="Arial" w:cs="Arial"/>
                      <w:sz w:val="20"/>
                    </w:rPr>
                  </w:rPrChange>
                </w:rPr>
                <w:t xml:space="preserve"> </w:t>
              </w:r>
            </w:ins>
            <w:ins w:id="149" w:author="Stephanie Kobakian" w:date="2020-07-18T13:05:00Z">
              <w:r w:rsidR="001134B4" w:rsidRPr="00D779B3">
                <w:rPr>
                  <w:rFonts w:ascii="Arial" w:hAnsi="Arial" w:cs="Arial"/>
                  <w:sz w:val="18"/>
                  <w:szCs w:val="20"/>
                  <w:rPrChange w:id="150" w:author="Stephanie Kobakian" w:date="2020-08-04T15:41:00Z">
                    <w:rPr>
                      <w:rFonts w:ascii="Arial" w:hAnsi="Arial" w:cs="Arial"/>
                      <w:sz w:val="20"/>
                    </w:rPr>
                  </w:rPrChange>
                </w:rPr>
                <w:t>details.</w:t>
              </w:r>
            </w:ins>
          </w:p>
        </w:tc>
        <w:tc>
          <w:tcPr>
            <w:tcW w:w="4514" w:type="dxa"/>
            <w:tcPrChange w:id="151" w:author="Stephanie Kobakian" w:date="2020-08-12T19:18:00Z">
              <w:tcPr>
                <w:tcW w:w="3002" w:type="dxa"/>
              </w:tcPr>
            </w:tcPrChange>
          </w:tcPr>
          <w:p w14:paraId="00C92D22" w14:textId="2D2F0A75" w:rsidR="00837C75" w:rsidRPr="009903BF" w:rsidRDefault="00837296" w:rsidP="007E4D0D">
            <w:pPr>
              <w:spacing w:line="264" w:lineRule="auto"/>
              <w:ind w:left="284" w:hanging="284"/>
              <w:rPr>
                <w:ins w:id="152" w:author="Stephanie Kobakian" w:date="2020-08-12T12:20:00Z"/>
                <w:rFonts w:ascii="Arial" w:hAnsi="Arial" w:cs="Arial"/>
                <w:i/>
                <w:iCs/>
                <w:sz w:val="18"/>
                <w:szCs w:val="20"/>
                <w:rPrChange w:id="153" w:author="Stephanie Kobakian" w:date="2020-08-12T23:35:00Z">
                  <w:rPr>
                    <w:ins w:id="154" w:author="Stephanie Kobakian" w:date="2020-08-12T12:20:00Z"/>
                    <w:rFonts w:ascii="Arial" w:hAnsi="Arial" w:cs="Arial"/>
                    <w:sz w:val="18"/>
                    <w:szCs w:val="20"/>
                  </w:rPr>
                </w:rPrChange>
              </w:rPr>
            </w:pPr>
            <w:ins w:id="155" w:author="Stephanie Kobakian" w:date="2020-08-13T12:26:00Z">
              <w:r>
                <w:rPr>
                  <w:rFonts w:ascii="Arial" w:hAnsi="Arial" w:cs="Arial"/>
                  <w:sz w:val="18"/>
                  <w:szCs w:val="20"/>
                </w:rPr>
                <w:t>T</w:t>
              </w:r>
            </w:ins>
            <w:ins w:id="156" w:author="Stephanie Kobakian" w:date="2020-08-12T12:49:00Z">
              <w:r w:rsidR="00E21DD5">
                <w:rPr>
                  <w:rFonts w:ascii="Arial" w:hAnsi="Arial" w:cs="Arial"/>
                  <w:sz w:val="18"/>
                  <w:szCs w:val="20"/>
                </w:rPr>
                <w:t>h</w:t>
              </w:r>
            </w:ins>
            <w:ins w:id="157" w:author="Stephanie Kobakian" w:date="2020-08-04T15:36:00Z">
              <w:r w:rsidR="003F10EE" w:rsidRPr="00D779B3">
                <w:rPr>
                  <w:rFonts w:ascii="Arial" w:hAnsi="Arial" w:cs="Arial"/>
                  <w:sz w:val="18"/>
                  <w:szCs w:val="20"/>
                  <w:rPrChange w:id="158" w:author="Stephanie Kobakian" w:date="2020-08-04T15:41:00Z">
                    <w:rPr>
                      <w:rFonts w:ascii="Arial" w:hAnsi="Arial" w:cs="Arial"/>
                      <w:sz w:val="20"/>
                    </w:rPr>
                  </w:rPrChange>
                </w:rPr>
                <w:t xml:space="preserve">e </w:t>
              </w:r>
            </w:ins>
            <w:ins w:id="159" w:author="Stephanie Kobakian" w:date="2020-08-12T12:20:00Z">
              <w:r w:rsidR="00837C75">
                <w:rPr>
                  <w:rFonts w:ascii="Arial" w:hAnsi="Arial" w:cs="Arial"/>
                  <w:sz w:val="18"/>
                  <w:szCs w:val="20"/>
                </w:rPr>
                <w:t>Al</w:t>
              </w:r>
            </w:ins>
            <w:ins w:id="160" w:author="Stephanie Kobakian" w:date="2020-08-04T15:36:00Z">
              <w:r w:rsidR="003F10EE" w:rsidRPr="00D779B3">
                <w:rPr>
                  <w:rFonts w:ascii="Arial" w:hAnsi="Arial" w:cs="Arial"/>
                  <w:sz w:val="18"/>
                  <w:szCs w:val="20"/>
                  <w:rPrChange w:id="161" w:author="Stephanie Kobakian" w:date="2020-08-04T15:41:00Z">
                    <w:rPr>
                      <w:rFonts w:ascii="Arial" w:hAnsi="Arial" w:cs="Arial"/>
                      <w:sz w:val="20"/>
                    </w:rPr>
                  </w:rPrChange>
                </w:rPr>
                <w:t>gorithm section</w:t>
              </w:r>
            </w:ins>
            <w:ins w:id="162" w:author="Stephanie Kobakian" w:date="2020-08-12T12:28:00Z">
              <w:r w:rsidR="00F01380">
                <w:rPr>
                  <w:rFonts w:ascii="Arial" w:hAnsi="Arial" w:cs="Arial"/>
                  <w:sz w:val="18"/>
                  <w:szCs w:val="20"/>
                </w:rPr>
                <w:t xml:space="preserve"> </w:t>
              </w:r>
            </w:ins>
            <w:ins w:id="163" w:author="Stephanie Kobakian" w:date="2020-08-12T12:49:00Z">
              <w:r w:rsidR="00E21DD5">
                <w:rPr>
                  <w:rFonts w:ascii="Arial" w:hAnsi="Arial" w:cs="Arial"/>
                  <w:sz w:val="18"/>
                  <w:szCs w:val="20"/>
                </w:rPr>
                <w:t>presents the general approach</w:t>
              </w:r>
            </w:ins>
            <w:ins w:id="164" w:author="Stephanie Kobakian" w:date="2020-08-12T12:19:00Z">
              <w:r w:rsidR="007E4D0D">
                <w:rPr>
                  <w:rFonts w:ascii="Arial" w:hAnsi="Arial" w:cs="Arial"/>
                  <w:sz w:val="18"/>
                  <w:szCs w:val="20"/>
                </w:rPr>
                <w:t xml:space="preserve"> </w:t>
              </w:r>
            </w:ins>
            <w:ins w:id="165" w:author="Stephanie Kobakian" w:date="2020-08-13T12:26:00Z">
              <w:r>
                <w:rPr>
                  <w:rFonts w:ascii="Arial" w:hAnsi="Arial" w:cs="Arial"/>
                  <w:sz w:val="18"/>
                  <w:szCs w:val="20"/>
                </w:rPr>
                <w:t>as well as a</w:t>
              </w:r>
              <w:r>
                <w:rPr>
                  <w:rFonts w:ascii="Arial" w:hAnsi="Arial" w:cs="Arial"/>
                  <w:sz w:val="18"/>
                  <w:szCs w:val="20"/>
                </w:rPr>
                <w:t xml:space="preserve"> flow chart</w:t>
              </w:r>
              <w:r>
                <w:rPr>
                  <w:rFonts w:ascii="Arial" w:hAnsi="Arial" w:cs="Arial"/>
                  <w:sz w:val="18"/>
                  <w:szCs w:val="20"/>
                </w:rPr>
                <w:t>:</w:t>
              </w:r>
            </w:ins>
          </w:p>
          <w:p w14:paraId="0AAE5A24" w14:textId="2D2E6F81" w:rsidR="002169EC" w:rsidRPr="00D779B3" w:rsidRDefault="00837C75">
            <w:pPr>
              <w:spacing w:line="264" w:lineRule="auto"/>
              <w:ind w:left="284" w:hanging="284"/>
              <w:rPr>
                <w:rFonts w:ascii="Arial" w:hAnsi="Arial" w:cs="Arial"/>
                <w:sz w:val="18"/>
                <w:szCs w:val="20"/>
                <w:rPrChange w:id="166" w:author="Stephanie Kobakian" w:date="2020-08-04T15:41:00Z">
                  <w:rPr>
                    <w:rFonts w:ascii="Arial" w:hAnsi="Arial" w:cs="Arial"/>
                    <w:sz w:val="20"/>
                  </w:rPr>
                </w:rPrChange>
              </w:rPr>
              <w:pPrChange w:id="167" w:author="Stephanie Kobakian" w:date="2020-08-12T12:21:00Z">
                <w:pPr>
                  <w:spacing w:line="264" w:lineRule="auto"/>
                </w:pPr>
              </w:pPrChange>
            </w:pPr>
            <w:ins w:id="168" w:author="Stephanie Kobakian" w:date="2020-08-12T12:20:00Z">
              <w:r w:rsidRPr="009903BF">
                <w:rPr>
                  <w:rFonts w:ascii="Arial" w:hAnsi="Arial" w:cs="Arial"/>
                  <w:i/>
                  <w:iCs/>
                  <w:sz w:val="18"/>
                  <w:szCs w:val="20"/>
                  <w:rPrChange w:id="169" w:author="Stephanie Kobakian" w:date="2020-08-12T23:35:00Z">
                    <w:rPr>
                      <w:rFonts w:ascii="Arial" w:hAnsi="Arial" w:cs="Arial"/>
                      <w:sz w:val="18"/>
                      <w:szCs w:val="20"/>
                    </w:rPr>
                  </w:rPrChange>
                </w:rPr>
                <w:t>“</w:t>
              </w:r>
            </w:ins>
            <w:ins w:id="170" w:author="Stephanie Kobakian" w:date="2020-08-12T12:19:00Z">
              <w:r w:rsidR="007E4D0D" w:rsidRPr="009903BF">
                <w:rPr>
                  <w:rFonts w:ascii="Arial" w:hAnsi="Arial" w:cs="Arial"/>
                  <w:i/>
                  <w:iCs/>
                  <w:sz w:val="18"/>
                  <w:szCs w:val="20"/>
                  <w:rPrChange w:id="171" w:author="Stephanie Kobakian" w:date="2020-08-12T23:35:00Z">
                    <w:rPr>
                      <w:rFonts w:ascii="Arial" w:hAnsi="Arial" w:cs="Arial"/>
                      <w:sz w:val="18"/>
                      <w:szCs w:val="20"/>
                    </w:rPr>
                  </w:rPrChange>
                </w:rPr>
                <w:t>The purpose of this algorithm is to</w:t>
              </w:r>
            </w:ins>
            <w:ins w:id="172" w:author="Stephanie Kobakian" w:date="2020-08-12T12:20:00Z">
              <w:r w:rsidRPr="009903BF">
                <w:rPr>
                  <w:rFonts w:ascii="Arial" w:hAnsi="Arial" w:cs="Arial"/>
                  <w:i/>
                  <w:iCs/>
                  <w:sz w:val="18"/>
                  <w:szCs w:val="20"/>
                  <w:rPrChange w:id="173" w:author="Stephanie Kobakian" w:date="2020-08-12T23:35:00Z">
                    <w:rPr>
                      <w:rFonts w:ascii="Arial" w:hAnsi="Arial" w:cs="Arial"/>
                      <w:sz w:val="18"/>
                      <w:szCs w:val="20"/>
                    </w:rPr>
                  </w:rPrChange>
                </w:rPr>
                <w:t xml:space="preserve"> c</w:t>
              </w:r>
            </w:ins>
            <w:ins w:id="174" w:author="Stephanie Kobakian" w:date="2020-08-12T12:19:00Z">
              <w:r w:rsidR="007E4D0D" w:rsidRPr="009903BF">
                <w:rPr>
                  <w:rFonts w:ascii="Arial" w:hAnsi="Arial" w:cs="Arial"/>
                  <w:i/>
                  <w:iCs/>
                  <w:sz w:val="18"/>
                  <w:szCs w:val="20"/>
                  <w:rPrChange w:id="175" w:author="Stephanie Kobakian" w:date="2020-08-12T23:35:00Z">
                    <w:rPr>
                      <w:rFonts w:ascii="Arial" w:hAnsi="Arial" w:cs="Arial"/>
                      <w:sz w:val="18"/>
                      <w:szCs w:val="20"/>
                    </w:rPr>
                  </w:rPrChange>
                </w:rPr>
                <w:t xml:space="preserve">reate a map display that highlights the spatial distributions for populations. There has been an increasing need for displays that </w:t>
              </w:r>
            </w:ins>
            <w:ins w:id="176" w:author="Stephanie Kobakian" w:date="2020-08-12T12:20:00Z">
              <w:r w:rsidRPr="009903BF">
                <w:rPr>
                  <w:rFonts w:ascii="Arial" w:hAnsi="Arial" w:cs="Arial"/>
                  <w:i/>
                  <w:iCs/>
                  <w:sz w:val="18"/>
                  <w:szCs w:val="20"/>
                  <w:rPrChange w:id="177" w:author="Stephanie Kobakian" w:date="2020-08-12T23:35:00Z">
                    <w:rPr>
                      <w:rFonts w:ascii="Arial" w:hAnsi="Arial" w:cs="Arial"/>
                      <w:sz w:val="18"/>
                      <w:szCs w:val="20"/>
                    </w:rPr>
                  </w:rPrChange>
                </w:rPr>
                <w:t>e</w:t>
              </w:r>
            </w:ins>
            <w:ins w:id="178" w:author="Stephanie Kobakian" w:date="2020-08-12T12:19:00Z">
              <w:r w:rsidR="007E4D0D" w:rsidRPr="009903BF">
                <w:rPr>
                  <w:rFonts w:ascii="Arial" w:hAnsi="Arial" w:cs="Arial"/>
                  <w:i/>
                  <w:iCs/>
                  <w:sz w:val="18"/>
                  <w:szCs w:val="20"/>
                  <w:rPrChange w:id="179" w:author="Stephanie Kobakian" w:date="2020-08-12T23:35:00Z">
                    <w:rPr>
                      <w:rFonts w:ascii="Arial" w:hAnsi="Arial" w:cs="Arial"/>
                      <w:sz w:val="18"/>
                      <w:szCs w:val="20"/>
                    </w:rPr>
                  </w:rPrChange>
                </w:rPr>
                <w:t>mphasise</w:t>
              </w:r>
            </w:ins>
            <w:ins w:id="180" w:author="Stephanie Kobakian" w:date="2020-08-12T12:20:00Z">
              <w:r w:rsidRPr="009903BF">
                <w:rPr>
                  <w:rFonts w:ascii="Arial" w:hAnsi="Arial" w:cs="Arial"/>
                  <w:i/>
                  <w:iCs/>
                  <w:sz w:val="18"/>
                  <w:szCs w:val="20"/>
                  <w:rPrChange w:id="181" w:author="Stephanie Kobakian" w:date="2020-08-12T23:35:00Z">
                    <w:rPr>
                      <w:rFonts w:ascii="Arial" w:hAnsi="Arial" w:cs="Arial"/>
                      <w:sz w:val="18"/>
                      <w:szCs w:val="20"/>
                    </w:rPr>
                  </w:rPrChange>
                </w:rPr>
                <w:t xml:space="preserve"> </w:t>
              </w:r>
            </w:ins>
            <w:ins w:id="182" w:author="Stephanie Kobakian" w:date="2020-08-12T12:19:00Z">
              <w:r w:rsidR="007E4D0D" w:rsidRPr="009903BF">
                <w:rPr>
                  <w:rFonts w:ascii="Arial" w:hAnsi="Arial" w:cs="Arial"/>
                  <w:i/>
                  <w:iCs/>
                  <w:sz w:val="18"/>
                  <w:szCs w:val="20"/>
                  <w:rPrChange w:id="183" w:author="Stephanie Kobakian" w:date="2020-08-12T23:35:00Z">
                    <w:rPr>
                      <w:rFonts w:ascii="Arial" w:hAnsi="Arial" w:cs="Arial"/>
                      <w:sz w:val="18"/>
                      <w:szCs w:val="20"/>
                    </w:rPr>
                  </w:rPrChange>
                </w:rPr>
                <w:t>the large number of people that live in dense urban environments. The algorithm intends</w:t>
              </w:r>
            </w:ins>
            <w:ins w:id="184" w:author="Stephanie Kobakian" w:date="2020-08-12T12:20:00Z">
              <w:r w:rsidRPr="009903BF">
                <w:rPr>
                  <w:rFonts w:ascii="Arial" w:hAnsi="Arial" w:cs="Arial"/>
                  <w:i/>
                  <w:iCs/>
                  <w:sz w:val="18"/>
                  <w:szCs w:val="20"/>
                  <w:rPrChange w:id="185" w:author="Stephanie Kobakian" w:date="2020-08-12T23:35:00Z">
                    <w:rPr>
                      <w:rFonts w:ascii="Arial" w:hAnsi="Arial" w:cs="Arial"/>
                      <w:sz w:val="18"/>
                      <w:szCs w:val="20"/>
                    </w:rPr>
                  </w:rPrChange>
                </w:rPr>
                <w:t xml:space="preserve"> </w:t>
              </w:r>
            </w:ins>
            <w:ins w:id="186" w:author="Stephanie Kobakian" w:date="2020-08-12T12:19:00Z">
              <w:r w:rsidR="007E4D0D" w:rsidRPr="009903BF">
                <w:rPr>
                  <w:rFonts w:ascii="Arial" w:hAnsi="Arial" w:cs="Arial"/>
                  <w:i/>
                  <w:iCs/>
                  <w:sz w:val="18"/>
                  <w:szCs w:val="20"/>
                  <w:rPrChange w:id="187" w:author="Stephanie Kobakian" w:date="2020-08-12T23:35:00Z">
                    <w:rPr>
                      <w:rFonts w:ascii="Arial" w:hAnsi="Arial" w:cs="Arial"/>
                      <w:sz w:val="18"/>
                      <w:szCs w:val="20"/>
                    </w:rPr>
                  </w:rPrChange>
                </w:rPr>
                <w:t>to maintain the spatial relationships of a group of geographic units in two ways: between</w:t>
              </w:r>
            </w:ins>
            <w:ins w:id="188" w:author="Stephanie Kobakian" w:date="2020-08-12T12:20:00Z">
              <w:r w:rsidRPr="009903BF">
                <w:rPr>
                  <w:rFonts w:ascii="Arial" w:hAnsi="Arial" w:cs="Arial"/>
                  <w:i/>
                  <w:iCs/>
                  <w:sz w:val="18"/>
                  <w:szCs w:val="20"/>
                  <w:rPrChange w:id="189" w:author="Stephanie Kobakian" w:date="2020-08-12T23:35:00Z">
                    <w:rPr>
                      <w:rFonts w:ascii="Arial" w:hAnsi="Arial" w:cs="Arial"/>
                      <w:sz w:val="18"/>
                      <w:szCs w:val="20"/>
                    </w:rPr>
                  </w:rPrChange>
                </w:rPr>
                <w:t xml:space="preserve"> </w:t>
              </w:r>
            </w:ins>
            <w:ins w:id="190" w:author="Stephanie Kobakian" w:date="2020-08-12T12:19:00Z">
              <w:r w:rsidR="007E4D0D" w:rsidRPr="009903BF">
                <w:rPr>
                  <w:rFonts w:ascii="Arial" w:hAnsi="Arial" w:cs="Arial"/>
                  <w:i/>
                  <w:iCs/>
                  <w:sz w:val="18"/>
                  <w:szCs w:val="20"/>
                  <w:rPrChange w:id="191" w:author="Stephanie Kobakian" w:date="2020-08-12T23:35:00Z">
                    <w:rPr>
                      <w:rFonts w:ascii="Arial" w:hAnsi="Arial" w:cs="Arial"/>
                      <w:sz w:val="18"/>
                      <w:szCs w:val="20"/>
                    </w:rPr>
                  </w:rPrChange>
                </w:rPr>
                <w:t xml:space="preserve">each unit and its neighbours; and between each unit and the closest focal point. The algorithm allocates geographic units to a </w:t>
              </w:r>
            </w:ins>
            <w:ins w:id="192" w:author="Stephanie Kobakian" w:date="2020-08-12T12:21:00Z">
              <w:r w:rsidRPr="009903BF">
                <w:rPr>
                  <w:rFonts w:ascii="Arial" w:hAnsi="Arial" w:cs="Arial"/>
                  <w:i/>
                  <w:iCs/>
                  <w:sz w:val="18"/>
                  <w:szCs w:val="20"/>
                  <w:rPrChange w:id="193" w:author="Stephanie Kobakian" w:date="2020-08-12T23:35:00Z">
                    <w:rPr>
                      <w:rFonts w:ascii="Arial" w:hAnsi="Arial" w:cs="Arial"/>
                      <w:sz w:val="18"/>
                      <w:szCs w:val="20"/>
                    </w:rPr>
                  </w:rPrChange>
                </w:rPr>
                <w:t>r</w:t>
              </w:r>
            </w:ins>
            <w:ins w:id="194" w:author="Stephanie Kobakian" w:date="2020-08-12T12:19:00Z">
              <w:r w:rsidR="007E4D0D" w:rsidRPr="009903BF">
                <w:rPr>
                  <w:rFonts w:ascii="Arial" w:hAnsi="Arial" w:cs="Arial"/>
                  <w:i/>
                  <w:iCs/>
                  <w:sz w:val="18"/>
                  <w:szCs w:val="20"/>
                  <w:rPrChange w:id="195" w:author="Stephanie Kobakian" w:date="2020-08-12T23:35:00Z">
                    <w:rPr>
                      <w:rFonts w:ascii="Arial" w:hAnsi="Arial" w:cs="Arial"/>
                      <w:sz w:val="18"/>
                      <w:szCs w:val="20"/>
                    </w:rPr>
                  </w:rPrChange>
                </w:rPr>
                <w:t>epresentative hexagon, in order of their proximity</w:t>
              </w:r>
            </w:ins>
            <w:ins w:id="196" w:author="Stephanie Kobakian" w:date="2020-08-12T12:21:00Z">
              <w:r w:rsidRPr="009903BF">
                <w:rPr>
                  <w:rFonts w:ascii="Arial" w:hAnsi="Arial" w:cs="Arial"/>
                  <w:i/>
                  <w:iCs/>
                  <w:sz w:val="18"/>
                  <w:szCs w:val="20"/>
                  <w:rPrChange w:id="197" w:author="Stephanie Kobakian" w:date="2020-08-12T23:35:00Z">
                    <w:rPr>
                      <w:rFonts w:ascii="Arial" w:hAnsi="Arial" w:cs="Arial"/>
                      <w:sz w:val="18"/>
                      <w:szCs w:val="20"/>
                    </w:rPr>
                  </w:rPrChange>
                </w:rPr>
                <w:t xml:space="preserve"> </w:t>
              </w:r>
            </w:ins>
            <w:ins w:id="198" w:author="Stephanie Kobakian" w:date="2020-08-12T12:19:00Z">
              <w:r w:rsidR="007E4D0D" w:rsidRPr="009903BF">
                <w:rPr>
                  <w:rFonts w:ascii="Arial" w:hAnsi="Arial" w:cs="Arial"/>
                  <w:i/>
                  <w:iCs/>
                  <w:sz w:val="18"/>
                  <w:szCs w:val="20"/>
                  <w:rPrChange w:id="199" w:author="Stephanie Kobakian" w:date="2020-08-12T23:35:00Z">
                    <w:rPr>
                      <w:rFonts w:ascii="Arial" w:hAnsi="Arial" w:cs="Arial"/>
                      <w:sz w:val="18"/>
                      <w:szCs w:val="20"/>
                    </w:rPr>
                  </w:rPrChange>
                </w:rPr>
                <w:t>to the closest focal point.”</w:t>
              </w:r>
            </w:ins>
          </w:p>
        </w:tc>
        <w:tc>
          <w:tcPr>
            <w:tcW w:w="1508" w:type="dxa"/>
            <w:tcPrChange w:id="200" w:author="Stephanie Kobakian" w:date="2020-08-12T19:18:00Z">
              <w:tcPr>
                <w:tcW w:w="3000" w:type="dxa"/>
              </w:tcPr>
            </w:tcPrChange>
          </w:tcPr>
          <w:p w14:paraId="2081D2F5" w14:textId="0EE96731" w:rsidR="002169EC" w:rsidRDefault="00AD7D26" w:rsidP="000E1845">
            <w:pPr>
              <w:spacing w:line="264" w:lineRule="auto"/>
              <w:rPr>
                <w:ins w:id="201" w:author="Stephanie Kobakian" w:date="2020-08-12T19:32:00Z"/>
                <w:rFonts w:ascii="Arial" w:hAnsi="Arial" w:cs="Arial"/>
                <w:sz w:val="18"/>
                <w:szCs w:val="20"/>
              </w:rPr>
            </w:pPr>
            <w:ins w:id="202" w:author="Stephanie Kobakian" w:date="2020-08-12T12:29:00Z">
              <w:r>
                <w:rPr>
                  <w:rFonts w:ascii="Arial" w:hAnsi="Arial" w:cs="Arial"/>
                  <w:sz w:val="18"/>
                  <w:szCs w:val="20"/>
                </w:rPr>
                <w:t>p. 4</w:t>
              </w:r>
            </w:ins>
            <w:ins w:id="203" w:author="Stephanie Kobakian" w:date="2020-08-13T12:23:00Z">
              <w:r w:rsidR="00E47176">
                <w:rPr>
                  <w:rFonts w:ascii="Arial" w:hAnsi="Arial" w:cs="Arial"/>
                  <w:sz w:val="18"/>
                  <w:szCs w:val="20"/>
                </w:rPr>
                <w:t>4</w:t>
              </w:r>
            </w:ins>
          </w:p>
          <w:p w14:paraId="5E47FE89" w14:textId="77777777" w:rsidR="0041406B" w:rsidRDefault="0041406B" w:rsidP="000E1845">
            <w:pPr>
              <w:spacing w:line="264" w:lineRule="auto"/>
              <w:rPr>
                <w:ins w:id="204" w:author="Stephanie Kobakian" w:date="2020-08-12T19:32:00Z"/>
                <w:rFonts w:ascii="Arial" w:hAnsi="Arial" w:cs="Arial"/>
                <w:sz w:val="18"/>
                <w:szCs w:val="20"/>
              </w:rPr>
            </w:pPr>
          </w:p>
          <w:p w14:paraId="0629DD5A" w14:textId="35716C55" w:rsidR="0041406B" w:rsidRDefault="0041406B" w:rsidP="000E1845">
            <w:pPr>
              <w:spacing w:line="264" w:lineRule="auto"/>
              <w:rPr>
                <w:ins w:id="205" w:author="Stephanie Kobakian" w:date="2020-08-12T19:33:00Z"/>
                <w:rFonts w:ascii="Arial" w:hAnsi="Arial" w:cs="Arial"/>
                <w:sz w:val="18"/>
                <w:szCs w:val="20"/>
              </w:rPr>
            </w:pPr>
            <w:ins w:id="206" w:author="Stephanie Kobakian" w:date="2020-08-12T19:32:00Z">
              <w:r>
                <w:rPr>
                  <w:rFonts w:ascii="Arial" w:hAnsi="Arial" w:cs="Arial"/>
                  <w:sz w:val="18"/>
                  <w:szCs w:val="20"/>
                </w:rPr>
                <w:t>App</w:t>
              </w:r>
            </w:ins>
            <w:ins w:id="207" w:author="Stephanie Kobakian" w:date="2020-08-12T19:33:00Z">
              <w:r>
                <w:rPr>
                  <w:rFonts w:ascii="Arial" w:hAnsi="Arial" w:cs="Arial"/>
                  <w:sz w:val="18"/>
                  <w:szCs w:val="20"/>
                </w:rPr>
                <w:t>endix item:</w:t>
              </w:r>
            </w:ins>
          </w:p>
          <w:p w14:paraId="5DC4DF4F" w14:textId="0B79CC63" w:rsidR="0041406B" w:rsidRPr="00D779B3" w:rsidRDefault="0041406B">
            <w:pPr>
              <w:spacing w:line="264" w:lineRule="auto"/>
              <w:rPr>
                <w:rFonts w:ascii="Arial" w:hAnsi="Arial" w:cs="Arial"/>
                <w:sz w:val="18"/>
                <w:szCs w:val="20"/>
                <w:rPrChange w:id="208" w:author="Stephanie Kobakian" w:date="2020-08-04T15:41:00Z">
                  <w:rPr>
                    <w:rFonts w:ascii="Arial" w:hAnsi="Arial" w:cs="Arial"/>
                    <w:sz w:val="20"/>
                  </w:rPr>
                </w:rPrChange>
              </w:rPr>
            </w:pPr>
            <w:ins w:id="209" w:author="Stephanie Kobakian" w:date="2020-08-12T19:33:00Z">
              <w:r>
                <w:rPr>
                  <w:rFonts w:ascii="Arial" w:hAnsi="Arial" w:cs="Arial"/>
                  <w:sz w:val="18"/>
                  <w:szCs w:val="20"/>
                </w:rPr>
                <w:t>A4</w:t>
              </w:r>
            </w:ins>
          </w:p>
        </w:tc>
      </w:tr>
      <w:tr w:rsidR="002169EC" w:rsidRPr="00D779B3" w:rsidDel="004969D0" w14:paraId="4279076C" w14:textId="487C53F1" w:rsidTr="00F802D1">
        <w:trPr>
          <w:del w:id="210" w:author="Stephanie Kobakian" w:date="2020-07-18T13:14:00Z"/>
        </w:trPr>
        <w:tc>
          <w:tcPr>
            <w:tcW w:w="2994" w:type="dxa"/>
            <w:tcPrChange w:id="211" w:author="Stephanie Kobakian" w:date="2020-08-12T19:18:00Z">
              <w:tcPr>
                <w:tcW w:w="3014" w:type="dxa"/>
              </w:tcPr>
            </w:tcPrChange>
          </w:tcPr>
          <w:p w14:paraId="77050014" w14:textId="77EDE99D" w:rsidR="002169EC" w:rsidRPr="00D779B3" w:rsidDel="004969D0" w:rsidRDefault="002169EC">
            <w:pPr>
              <w:spacing w:line="264" w:lineRule="auto"/>
              <w:ind w:left="284" w:hanging="284"/>
              <w:rPr>
                <w:del w:id="212" w:author="Stephanie Kobakian" w:date="2020-07-18T13:14:00Z"/>
                <w:rFonts w:ascii="Arial" w:hAnsi="Arial" w:cs="Arial"/>
                <w:sz w:val="18"/>
                <w:szCs w:val="20"/>
                <w:rPrChange w:id="213" w:author="Stephanie Kobakian" w:date="2020-08-04T15:41:00Z">
                  <w:rPr>
                    <w:del w:id="214" w:author="Stephanie Kobakian" w:date="2020-07-18T13:14:00Z"/>
                    <w:rFonts w:ascii="Arial" w:hAnsi="Arial" w:cs="Arial"/>
                    <w:sz w:val="20"/>
                  </w:rPr>
                </w:rPrChange>
              </w:rPr>
              <w:pPrChange w:id="215" w:author="Stephanie Kobakian" w:date="2020-08-03T16:13:00Z">
                <w:pPr>
                  <w:spacing w:line="264" w:lineRule="auto"/>
                </w:pPr>
              </w:pPrChange>
            </w:pPr>
          </w:p>
        </w:tc>
        <w:tc>
          <w:tcPr>
            <w:tcW w:w="4514" w:type="dxa"/>
            <w:tcPrChange w:id="216" w:author="Stephanie Kobakian" w:date="2020-08-12T19:18:00Z">
              <w:tcPr>
                <w:tcW w:w="3002" w:type="dxa"/>
              </w:tcPr>
            </w:tcPrChange>
          </w:tcPr>
          <w:p w14:paraId="15E0E88B" w14:textId="7D2823C4" w:rsidR="002169EC" w:rsidRPr="00D779B3" w:rsidDel="004969D0" w:rsidRDefault="002169EC">
            <w:pPr>
              <w:spacing w:line="264" w:lineRule="auto"/>
              <w:ind w:left="284" w:hanging="284"/>
              <w:rPr>
                <w:del w:id="217" w:author="Stephanie Kobakian" w:date="2020-07-18T13:14:00Z"/>
                <w:rFonts w:ascii="Arial" w:hAnsi="Arial" w:cs="Arial"/>
                <w:sz w:val="18"/>
                <w:szCs w:val="20"/>
                <w:rPrChange w:id="218" w:author="Stephanie Kobakian" w:date="2020-08-04T15:41:00Z">
                  <w:rPr>
                    <w:del w:id="219" w:author="Stephanie Kobakian" w:date="2020-07-18T13:14:00Z"/>
                    <w:rFonts w:ascii="Arial" w:hAnsi="Arial" w:cs="Arial"/>
                    <w:sz w:val="20"/>
                  </w:rPr>
                </w:rPrChange>
              </w:rPr>
              <w:pPrChange w:id="220" w:author="Stephanie Kobakian" w:date="2020-08-03T16:13:00Z">
                <w:pPr>
                  <w:spacing w:line="264" w:lineRule="auto"/>
                </w:pPr>
              </w:pPrChange>
            </w:pPr>
          </w:p>
        </w:tc>
        <w:tc>
          <w:tcPr>
            <w:tcW w:w="1508" w:type="dxa"/>
            <w:tcPrChange w:id="221" w:author="Stephanie Kobakian" w:date="2020-08-12T19:18:00Z">
              <w:tcPr>
                <w:tcW w:w="3000" w:type="dxa"/>
              </w:tcPr>
            </w:tcPrChange>
          </w:tcPr>
          <w:p w14:paraId="7045D7E9" w14:textId="07F12099" w:rsidR="002169EC" w:rsidRPr="00D779B3" w:rsidDel="004969D0" w:rsidRDefault="002169EC">
            <w:pPr>
              <w:spacing w:line="264" w:lineRule="auto"/>
              <w:rPr>
                <w:del w:id="222" w:author="Stephanie Kobakian" w:date="2020-07-18T13:14:00Z"/>
                <w:rFonts w:ascii="Arial" w:hAnsi="Arial" w:cs="Arial"/>
                <w:sz w:val="18"/>
                <w:szCs w:val="20"/>
                <w:rPrChange w:id="223" w:author="Stephanie Kobakian" w:date="2020-08-04T15:41:00Z">
                  <w:rPr>
                    <w:del w:id="224" w:author="Stephanie Kobakian" w:date="2020-07-18T13:14:00Z"/>
                    <w:rFonts w:ascii="Arial" w:hAnsi="Arial" w:cs="Arial"/>
                    <w:sz w:val="20"/>
                  </w:rPr>
                </w:rPrChange>
              </w:rPr>
            </w:pPr>
          </w:p>
        </w:tc>
      </w:tr>
      <w:tr w:rsidR="002169EC" w:rsidRPr="00D779B3" w:rsidDel="004969D0" w14:paraId="214E0E9C" w14:textId="63A675EE" w:rsidTr="00F802D1">
        <w:trPr>
          <w:del w:id="225" w:author="Stephanie Kobakian" w:date="2020-07-18T13:14:00Z"/>
        </w:trPr>
        <w:tc>
          <w:tcPr>
            <w:tcW w:w="2994" w:type="dxa"/>
            <w:tcPrChange w:id="226" w:author="Stephanie Kobakian" w:date="2020-08-12T19:18:00Z">
              <w:tcPr>
                <w:tcW w:w="3014" w:type="dxa"/>
              </w:tcPr>
            </w:tcPrChange>
          </w:tcPr>
          <w:p w14:paraId="381E84CA" w14:textId="64AD0D87" w:rsidR="002169EC" w:rsidRPr="00D779B3" w:rsidDel="004969D0" w:rsidRDefault="002169EC">
            <w:pPr>
              <w:spacing w:line="264" w:lineRule="auto"/>
              <w:ind w:left="284" w:hanging="284"/>
              <w:rPr>
                <w:del w:id="227" w:author="Stephanie Kobakian" w:date="2020-07-18T13:14:00Z"/>
                <w:rFonts w:ascii="Arial" w:hAnsi="Arial" w:cs="Arial"/>
                <w:sz w:val="18"/>
                <w:szCs w:val="20"/>
                <w:rPrChange w:id="228" w:author="Stephanie Kobakian" w:date="2020-08-04T15:41:00Z">
                  <w:rPr>
                    <w:del w:id="229" w:author="Stephanie Kobakian" w:date="2020-07-18T13:14:00Z"/>
                    <w:rFonts w:ascii="Arial" w:hAnsi="Arial" w:cs="Arial"/>
                    <w:sz w:val="20"/>
                  </w:rPr>
                </w:rPrChange>
              </w:rPr>
              <w:pPrChange w:id="230" w:author="Stephanie Kobakian" w:date="2020-08-03T16:13:00Z">
                <w:pPr>
                  <w:spacing w:line="264" w:lineRule="auto"/>
                </w:pPr>
              </w:pPrChange>
            </w:pPr>
          </w:p>
        </w:tc>
        <w:tc>
          <w:tcPr>
            <w:tcW w:w="4514" w:type="dxa"/>
            <w:tcPrChange w:id="231" w:author="Stephanie Kobakian" w:date="2020-08-12T19:18:00Z">
              <w:tcPr>
                <w:tcW w:w="3002" w:type="dxa"/>
              </w:tcPr>
            </w:tcPrChange>
          </w:tcPr>
          <w:p w14:paraId="05D908F6" w14:textId="5DECF119" w:rsidR="002169EC" w:rsidRPr="00D779B3" w:rsidDel="004969D0" w:rsidRDefault="002169EC">
            <w:pPr>
              <w:spacing w:line="264" w:lineRule="auto"/>
              <w:ind w:left="284" w:hanging="284"/>
              <w:rPr>
                <w:del w:id="232" w:author="Stephanie Kobakian" w:date="2020-07-18T13:14:00Z"/>
                <w:rFonts w:ascii="Arial" w:hAnsi="Arial" w:cs="Arial"/>
                <w:sz w:val="18"/>
                <w:szCs w:val="20"/>
                <w:rPrChange w:id="233" w:author="Stephanie Kobakian" w:date="2020-08-04T15:41:00Z">
                  <w:rPr>
                    <w:del w:id="234" w:author="Stephanie Kobakian" w:date="2020-07-18T13:14:00Z"/>
                    <w:rFonts w:ascii="Arial" w:hAnsi="Arial" w:cs="Arial"/>
                    <w:sz w:val="20"/>
                  </w:rPr>
                </w:rPrChange>
              </w:rPr>
              <w:pPrChange w:id="235" w:author="Stephanie Kobakian" w:date="2020-08-03T16:13:00Z">
                <w:pPr>
                  <w:spacing w:line="264" w:lineRule="auto"/>
                </w:pPr>
              </w:pPrChange>
            </w:pPr>
          </w:p>
        </w:tc>
        <w:tc>
          <w:tcPr>
            <w:tcW w:w="1508" w:type="dxa"/>
            <w:tcPrChange w:id="236" w:author="Stephanie Kobakian" w:date="2020-08-12T19:18:00Z">
              <w:tcPr>
                <w:tcW w:w="3000" w:type="dxa"/>
              </w:tcPr>
            </w:tcPrChange>
          </w:tcPr>
          <w:p w14:paraId="72397518" w14:textId="65EA2BFD" w:rsidR="002169EC" w:rsidRPr="00D779B3" w:rsidDel="004969D0" w:rsidRDefault="002169EC">
            <w:pPr>
              <w:spacing w:line="264" w:lineRule="auto"/>
              <w:rPr>
                <w:del w:id="237" w:author="Stephanie Kobakian" w:date="2020-07-18T13:14:00Z"/>
                <w:rFonts w:ascii="Arial" w:hAnsi="Arial" w:cs="Arial"/>
                <w:sz w:val="18"/>
                <w:szCs w:val="20"/>
                <w:rPrChange w:id="238" w:author="Stephanie Kobakian" w:date="2020-08-04T15:41:00Z">
                  <w:rPr>
                    <w:del w:id="239" w:author="Stephanie Kobakian" w:date="2020-07-18T13:14:00Z"/>
                    <w:rFonts w:ascii="Arial" w:hAnsi="Arial" w:cs="Arial"/>
                    <w:sz w:val="20"/>
                  </w:rPr>
                </w:rPrChange>
              </w:rPr>
            </w:pPr>
          </w:p>
        </w:tc>
      </w:tr>
    </w:tbl>
    <w:p w14:paraId="4A9337EF" w14:textId="7D21B28B" w:rsidR="002169EC" w:rsidDel="00837296" w:rsidRDefault="002169EC">
      <w:pPr>
        <w:rPr>
          <w:del w:id="240" w:author="Stephanie Kobakian" w:date="2020-07-18T13:10:00Z"/>
          <w:rFonts w:ascii="Arial" w:hAnsi="Arial" w:cs="Arial"/>
          <w:sz w:val="18"/>
          <w:szCs w:val="20"/>
        </w:rPr>
      </w:pPr>
    </w:p>
    <w:p w14:paraId="10CB8ACD" w14:textId="6B98A5EC" w:rsidR="00837296" w:rsidRDefault="00837296">
      <w:pPr>
        <w:rPr>
          <w:ins w:id="241" w:author="Stephanie Kobakian" w:date="2020-08-13T12:27:00Z"/>
          <w:rFonts w:ascii="Arial" w:hAnsi="Arial" w:cs="Arial"/>
          <w:sz w:val="18"/>
          <w:szCs w:val="20"/>
        </w:rPr>
      </w:pPr>
    </w:p>
    <w:p w14:paraId="5A224B90" w14:textId="77777777" w:rsidR="00837296" w:rsidRPr="00D779B3" w:rsidRDefault="00837296">
      <w:pPr>
        <w:rPr>
          <w:ins w:id="242" w:author="Stephanie Kobakian" w:date="2020-08-13T12:27:00Z"/>
          <w:rFonts w:ascii="Arial" w:hAnsi="Arial" w:cs="Arial"/>
          <w:sz w:val="18"/>
          <w:szCs w:val="20"/>
          <w:rPrChange w:id="243" w:author="Stephanie Kobakian" w:date="2020-08-04T15:41:00Z">
            <w:rPr>
              <w:ins w:id="244" w:author="Stephanie Kobakian" w:date="2020-08-13T12:27:00Z"/>
            </w:rPr>
          </w:rPrChange>
        </w:rPr>
      </w:pPr>
    </w:p>
    <w:p w14:paraId="00B3DF6F" w14:textId="184E2D5B" w:rsidR="00065235" w:rsidRPr="00D779B3" w:rsidRDefault="00065235">
      <w:pPr>
        <w:rPr>
          <w:ins w:id="245" w:author="Stephanie Kobakian" w:date="2020-07-18T16:45:00Z"/>
          <w:rFonts w:ascii="Arial" w:hAnsi="Arial" w:cs="Arial"/>
          <w:sz w:val="18"/>
          <w:szCs w:val="20"/>
          <w:rPrChange w:id="246" w:author="Stephanie Kobakian" w:date="2020-08-04T15:41:00Z">
            <w:rPr>
              <w:ins w:id="247" w:author="Stephanie Kobakian" w:date="2020-07-18T16:45:00Z"/>
            </w:rPr>
          </w:rPrChange>
        </w:rPr>
      </w:pPr>
      <w:ins w:id="248" w:author="Stephanie Kobakian" w:date="2020-07-18T16:46:00Z">
        <w:r w:rsidRPr="00D779B3">
          <w:rPr>
            <w:rFonts w:ascii="Arial" w:hAnsi="Arial" w:cs="Arial"/>
            <w:sz w:val="18"/>
            <w:szCs w:val="20"/>
            <w:rPrChange w:id="249" w:author="Stephanie Kobakian" w:date="2020-08-04T15:41:00Z">
              <w:rPr/>
            </w:rPrChange>
          </w:rPr>
          <w:t xml:space="preserve">Remarks specific to </w:t>
        </w:r>
      </w:ins>
      <w:ins w:id="250" w:author="Stephanie Kobakian" w:date="2020-07-18T16:47:00Z">
        <w:r w:rsidRPr="00D779B3">
          <w:rPr>
            <w:rFonts w:ascii="Arial" w:hAnsi="Arial" w:cs="Arial"/>
            <w:sz w:val="18"/>
            <w:szCs w:val="20"/>
            <w:rPrChange w:id="251" w:author="Stephanie Kobakian" w:date="2020-08-04T15:41:00Z">
              <w:rPr/>
            </w:rPrChange>
          </w:rPr>
          <w:t>C</w:t>
        </w:r>
      </w:ins>
      <w:ins w:id="252" w:author="Stephanie Kobakian" w:date="2020-07-18T16:46:00Z">
        <w:r w:rsidRPr="00D779B3">
          <w:rPr>
            <w:rFonts w:ascii="Arial" w:hAnsi="Arial" w:cs="Arial"/>
            <w:sz w:val="18"/>
            <w:szCs w:val="20"/>
            <w:rPrChange w:id="253" w:author="Stephanie Kobakian" w:date="2020-08-04T15:41:00Z">
              <w:rPr/>
            </w:rPrChange>
          </w:rPr>
          <w:t>hapter 3</w:t>
        </w:r>
      </w:ins>
      <w:ins w:id="254" w:author="Stephanie Kobakian" w:date="2020-07-18T16:47:00Z">
        <w:r w:rsidRPr="00D779B3">
          <w:rPr>
            <w:rFonts w:ascii="Arial" w:hAnsi="Arial" w:cs="Arial"/>
            <w:sz w:val="18"/>
            <w:szCs w:val="20"/>
            <w:rPrChange w:id="255" w:author="Stephanie Kobakian" w:date="2020-08-04T15:41:00Z">
              <w:rPr/>
            </w:rPrChange>
          </w:rPr>
          <w:t>:</w:t>
        </w:r>
      </w:ins>
    </w:p>
    <w:tbl>
      <w:tblPr>
        <w:tblStyle w:val="TableGrid"/>
        <w:tblW w:w="0" w:type="auto"/>
        <w:tblLook w:val="04A0" w:firstRow="1" w:lastRow="0" w:firstColumn="1" w:lastColumn="0" w:noHBand="0" w:noVBand="1"/>
        <w:tblPrChange w:id="256" w:author="Stephanie Kobakian" w:date="2020-08-12T19:36:00Z">
          <w:tblPr>
            <w:tblStyle w:val="TableGrid"/>
            <w:tblW w:w="0" w:type="auto"/>
            <w:tblLook w:val="04A0" w:firstRow="1" w:lastRow="0" w:firstColumn="1" w:lastColumn="0" w:noHBand="0" w:noVBand="1"/>
          </w:tblPr>
        </w:tblPrChange>
      </w:tblPr>
      <w:tblGrid>
        <w:gridCol w:w="3014"/>
        <w:gridCol w:w="4494"/>
        <w:gridCol w:w="1508"/>
        <w:tblGridChange w:id="257">
          <w:tblGrid>
            <w:gridCol w:w="3014"/>
            <w:gridCol w:w="3002"/>
            <w:gridCol w:w="3000"/>
          </w:tblGrid>
        </w:tblGridChange>
      </w:tblGrid>
      <w:tr w:rsidR="00065235" w:rsidRPr="00D779B3" w14:paraId="537D137C" w14:textId="77777777" w:rsidTr="00455978">
        <w:trPr>
          <w:ins w:id="258" w:author="Stephanie Kobakian" w:date="2020-07-18T16:46:00Z"/>
        </w:trPr>
        <w:tc>
          <w:tcPr>
            <w:tcW w:w="3014" w:type="dxa"/>
            <w:tcPrChange w:id="259" w:author="Stephanie Kobakian" w:date="2020-08-12T19:36:00Z">
              <w:tcPr>
                <w:tcW w:w="3014" w:type="dxa"/>
              </w:tcPr>
            </w:tcPrChange>
          </w:tcPr>
          <w:p w14:paraId="4E4DB3DA" w14:textId="75FBF86D" w:rsidR="00065235" w:rsidRPr="00D779B3" w:rsidRDefault="006E7757">
            <w:pPr>
              <w:ind w:left="284" w:hanging="284"/>
              <w:rPr>
                <w:ins w:id="260" w:author="Stephanie Kobakian" w:date="2020-07-18T16:46:00Z"/>
                <w:rFonts w:ascii="Arial" w:hAnsi="Arial" w:cs="Arial"/>
                <w:sz w:val="18"/>
                <w:szCs w:val="20"/>
                <w:rPrChange w:id="261" w:author="Stephanie Kobakian" w:date="2020-08-04T15:41:00Z">
                  <w:rPr>
                    <w:ins w:id="262" w:author="Stephanie Kobakian" w:date="2020-07-18T16:46:00Z"/>
                    <w:rFonts w:ascii="Arial" w:hAnsi="Arial" w:cs="Arial"/>
                    <w:sz w:val="20"/>
                  </w:rPr>
                </w:rPrChange>
              </w:rPr>
              <w:pPrChange w:id="263" w:author="Stephanie Kobakian" w:date="2020-08-04T14:12:00Z">
                <w:pPr>
                  <w:spacing w:line="264" w:lineRule="auto"/>
                </w:pPr>
              </w:pPrChange>
            </w:pPr>
            <w:ins w:id="264" w:author="Stephanie Kobakian" w:date="2020-08-03T16:11:00Z">
              <w:r w:rsidRPr="00D779B3">
                <w:rPr>
                  <w:rFonts w:ascii="Arial" w:hAnsi="Arial" w:cs="Arial"/>
                  <w:sz w:val="18"/>
                  <w:szCs w:val="20"/>
                  <w:rPrChange w:id="265" w:author="Stephanie Kobakian" w:date="2020-08-04T15:41:00Z">
                    <w:rPr>
                      <w:rFonts w:ascii="Arial" w:hAnsi="Arial" w:cs="Arial"/>
                      <w:sz w:val="20"/>
                    </w:rPr>
                  </w:rPrChange>
                </w:rPr>
                <w:t xml:space="preserve">1.4 </w:t>
              </w:r>
            </w:ins>
            <w:ins w:id="266" w:author="Stephanie Kobakian" w:date="2020-07-18T16:46:00Z">
              <w:r w:rsidR="00065235" w:rsidRPr="00D779B3">
                <w:rPr>
                  <w:rFonts w:ascii="Arial" w:hAnsi="Arial" w:cs="Arial"/>
                  <w:sz w:val="18"/>
                  <w:szCs w:val="20"/>
                  <w:rPrChange w:id="267" w:author="Stephanie Kobakian" w:date="2020-08-04T15:41:00Z">
                    <w:rPr/>
                  </w:rPrChange>
                </w:rPr>
                <w:t>Regarding introduction of Chapter 3, it could perhaps use a bit more motivation as to</w:t>
              </w:r>
            </w:ins>
            <w:ins w:id="268" w:author="Stephanie Kobakian" w:date="2020-08-04T14:12:00Z">
              <w:r w:rsidR="00152B9A" w:rsidRPr="00D779B3">
                <w:rPr>
                  <w:rFonts w:ascii="Arial" w:hAnsi="Arial" w:cs="Arial"/>
                  <w:sz w:val="18"/>
                  <w:szCs w:val="20"/>
                  <w:rPrChange w:id="269" w:author="Stephanie Kobakian" w:date="2020-08-04T15:41:00Z">
                    <w:rPr>
                      <w:rFonts w:ascii="Arial" w:hAnsi="Arial" w:cs="Arial"/>
                      <w:sz w:val="20"/>
                    </w:rPr>
                  </w:rPrChange>
                </w:rPr>
                <w:t xml:space="preserve"> </w:t>
              </w:r>
            </w:ins>
            <w:ins w:id="270" w:author="Stephanie Kobakian" w:date="2020-07-18T16:46:00Z">
              <w:r w:rsidR="00065235" w:rsidRPr="00D779B3">
                <w:rPr>
                  <w:rFonts w:ascii="Arial" w:hAnsi="Arial" w:cs="Arial"/>
                  <w:sz w:val="18"/>
                  <w:szCs w:val="20"/>
                  <w:rPrChange w:id="271" w:author="Stephanie Kobakian" w:date="2020-08-04T15:41:00Z">
                    <w:rPr/>
                  </w:rPrChange>
                </w:rPr>
                <w:t>why one would this algorithm over others.</w:t>
              </w:r>
            </w:ins>
          </w:p>
        </w:tc>
        <w:tc>
          <w:tcPr>
            <w:tcW w:w="4494" w:type="dxa"/>
            <w:tcPrChange w:id="272" w:author="Stephanie Kobakian" w:date="2020-08-12T19:36:00Z">
              <w:tcPr>
                <w:tcW w:w="3002" w:type="dxa"/>
              </w:tcPr>
            </w:tcPrChange>
          </w:tcPr>
          <w:p w14:paraId="15F98BAA" w14:textId="3C3E7204" w:rsidR="00065235" w:rsidRPr="00D779B3" w:rsidRDefault="00DE2AFF">
            <w:pPr>
              <w:spacing w:line="264" w:lineRule="auto"/>
              <w:ind w:left="284" w:hanging="284"/>
              <w:rPr>
                <w:ins w:id="273" w:author="Stephanie Kobakian" w:date="2020-07-18T16:46:00Z"/>
                <w:rFonts w:ascii="Arial" w:hAnsi="Arial" w:cs="Arial"/>
                <w:sz w:val="18"/>
                <w:szCs w:val="20"/>
                <w:rPrChange w:id="274" w:author="Stephanie Kobakian" w:date="2020-08-04T15:41:00Z">
                  <w:rPr>
                    <w:ins w:id="275" w:author="Stephanie Kobakian" w:date="2020-07-18T16:46:00Z"/>
                    <w:rFonts w:ascii="Arial" w:hAnsi="Arial" w:cs="Arial"/>
                    <w:sz w:val="20"/>
                  </w:rPr>
                </w:rPrChange>
              </w:rPr>
              <w:pPrChange w:id="276" w:author="Stephanie Kobakian" w:date="2020-08-03T16:13:00Z">
                <w:pPr>
                  <w:spacing w:line="264" w:lineRule="auto"/>
                </w:pPr>
              </w:pPrChange>
            </w:pPr>
            <w:ins w:id="277" w:author="Stephanie Kobakian" w:date="2020-07-23T15:18:00Z">
              <w:r w:rsidRPr="00D779B3">
                <w:rPr>
                  <w:rFonts w:ascii="Arial" w:hAnsi="Arial" w:cs="Arial"/>
                  <w:sz w:val="18"/>
                  <w:szCs w:val="20"/>
                  <w:rPrChange w:id="278" w:author="Stephanie Kobakian" w:date="2020-08-04T15:41:00Z">
                    <w:rPr>
                      <w:rFonts w:ascii="Arial" w:hAnsi="Arial" w:cs="Arial"/>
                      <w:sz w:val="20"/>
                    </w:rPr>
                  </w:rPrChange>
                </w:rPr>
                <w:t>The</w:t>
              </w:r>
            </w:ins>
            <w:ins w:id="279" w:author="Stephanie Kobakian" w:date="2020-08-12T12:36:00Z">
              <w:r w:rsidR="00384EF2">
                <w:rPr>
                  <w:rFonts w:ascii="Arial" w:hAnsi="Arial" w:cs="Arial"/>
                  <w:sz w:val="18"/>
                  <w:szCs w:val="20"/>
                </w:rPr>
                <w:t xml:space="preserve"> introduction</w:t>
              </w:r>
            </w:ins>
            <w:ins w:id="280" w:author="Stephanie Kobakian" w:date="2020-07-23T15:18:00Z">
              <w:r w:rsidRPr="00D779B3">
                <w:rPr>
                  <w:rFonts w:ascii="Arial" w:hAnsi="Arial" w:cs="Arial"/>
                  <w:sz w:val="18"/>
                  <w:szCs w:val="20"/>
                  <w:rPrChange w:id="281" w:author="Stephanie Kobakian" w:date="2020-08-04T15:41:00Z">
                    <w:rPr>
                      <w:rFonts w:ascii="Arial" w:hAnsi="Arial" w:cs="Arial"/>
                      <w:sz w:val="20"/>
                    </w:rPr>
                  </w:rPrChange>
                </w:rPr>
                <w:t xml:space="preserve"> </w:t>
              </w:r>
            </w:ins>
            <w:ins w:id="282" w:author="Stephanie Kobakian" w:date="2020-07-23T15:19:00Z">
              <w:r w:rsidRPr="00D779B3">
                <w:rPr>
                  <w:rFonts w:ascii="Arial" w:hAnsi="Arial" w:cs="Arial"/>
                  <w:sz w:val="18"/>
                  <w:szCs w:val="20"/>
                  <w:rPrChange w:id="283" w:author="Stephanie Kobakian" w:date="2020-08-04T15:41:00Z">
                    <w:rPr>
                      <w:rFonts w:ascii="Arial" w:hAnsi="Arial" w:cs="Arial"/>
                      <w:sz w:val="20"/>
                    </w:rPr>
                  </w:rPrChange>
                </w:rPr>
                <w:t>discusses contiguous, non-contiguous and Dorling cartograms of Queensland to motivate the design choices of the hexagon tile map.</w:t>
              </w:r>
            </w:ins>
            <w:ins w:id="284" w:author="Stephanie Kobakian" w:date="2020-07-30T12:40:00Z">
              <w:r w:rsidR="00412E23" w:rsidRPr="00D779B3">
                <w:rPr>
                  <w:rFonts w:ascii="Arial" w:hAnsi="Arial" w:cs="Arial"/>
                  <w:sz w:val="18"/>
                  <w:szCs w:val="20"/>
                  <w:rPrChange w:id="285" w:author="Stephanie Kobakian" w:date="2020-08-04T15:41:00Z">
                    <w:rPr>
                      <w:rFonts w:ascii="Arial" w:hAnsi="Arial" w:cs="Arial"/>
                      <w:sz w:val="20"/>
                    </w:rPr>
                  </w:rPrChange>
                </w:rPr>
                <w:t xml:space="preserve"> </w:t>
              </w:r>
            </w:ins>
            <w:ins w:id="286" w:author="Stephanie Kobakian" w:date="2020-08-12T12:37:00Z">
              <w:r w:rsidR="00384EF2">
                <w:rPr>
                  <w:rFonts w:ascii="Arial" w:hAnsi="Arial" w:cs="Arial"/>
                  <w:sz w:val="18"/>
                  <w:szCs w:val="20"/>
                </w:rPr>
                <w:br/>
                <w:t>Additionally, t</w:t>
              </w:r>
            </w:ins>
            <w:ins w:id="287" w:author="Stephanie Kobakian" w:date="2020-07-30T12:40:00Z">
              <w:r w:rsidR="00412E23" w:rsidRPr="00D779B3">
                <w:rPr>
                  <w:rFonts w:ascii="Arial" w:hAnsi="Arial" w:cs="Arial"/>
                  <w:sz w:val="18"/>
                  <w:szCs w:val="20"/>
                  <w:rPrChange w:id="288" w:author="Stephanie Kobakian" w:date="2020-08-04T15:41:00Z">
                    <w:rPr>
                      <w:rFonts w:ascii="Arial" w:hAnsi="Arial" w:cs="Arial"/>
                      <w:sz w:val="20"/>
                    </w:rPr>
                  </w:rPrChange>
                </w:rPr>
                <w:t>h</w:t>
              </w:r>
            </w:ins>
            <w:ins w:id="289" w:author="Stephanie Kobakian" w:date="2020-08-12T12:35:00Z">
              <w:r w:rsidR="00384EF2">
                <w:rPr>
                  <w:rFonts w:ascii="Arial" w:hAnsi="Arial" w:cs="Arial"/>
                  <w:sz w:val="18"/>
                  <w:szCs w:val="20"/>
                </w:rPr>
                <w:t>e</w:t>
              </w:r>
            </w:ins>
            <w:ins w:id="290" w:author="Stephanie Kobakian" w:date="2020-07-30T12:40:00Z">
              <w:r w:rsidR="00412E23" w:rsidRPr="00D779B3">
                <w:rPr>
                  <w:rFonts w:ascii="Arial" w:hAnsi="Arial" w:cs="Arial"/>
                  <w:sz w:val="18"/>
                  <w:szCs w:val="20"/>
                  <w:rPrChange w:id="291" w:author="Stephanie Kobakian" w:date="2020-08-04T15:41:00Z">
                    <w:rPr>
                      <w:rFonts w:ascii="Arial" w:hAnsi="Arial" w:cs="Arial"/>
                      <w:sz w:val="20"/>
                    </w:rPr>
                  </w:rPrChange>
                </w:rPr>
                <w:t xml:space="preserve"> </w:t>
              </w:r>
            </w:ins>
            <w:ins w:id="292" w:author="Stephanie Kobakian" w:date="2020-08-12T12:35:00Z">
              <w:r w:rsidR="00384EF2" w:rsidRPr="00077676">
                <w:rPr>
                  <w:rFonts w:ascii="Arial" w:hAnsi="Arial" w:cs="Arial"/>
                  <w:sz w:val="18"/>
                  <w:szCs w:val="20"/>
                </w:rPr>
                <w:t xml:space="preserve">new motivation section </w:t>
              </w:r>
              <w:r w:rsidR="00384EF2">
                <w:rPr>
                  <w:rFonts w:ascii="Arial" w:hAnsi="Arial" w:cs="Arial"/>
                  <w:sz w:val="18"/>
                  <w:szCs w:val="20"/>
                </w:rPr>
                <w:t xml:space="preserve">3.2 </w:t>
              </w:r>
              <w:r w:rsidR="00384EF2" w:rsidRPr="00077676">
                <w:rPr>
                  <w:rFonts w:ascii="Arial" w:hAnsi="Arial" w:cs="Arial"/>
                  <w:sz w:val="18"/>
                  <w:szCs w:val="20"/>
                </w:rPr>
                <w:t>titled “</w:t>
              </w:r>
              <w:r w:rsidR="00384EF2" w:rsidRPr="00215B36">
                <w:rPr>
                  <w:rFonts w:ascii="Arial" w:hAnsi="Arial" w:cs="Arial"/>
                  <w:sz w:val="18"/>
                  <w:szCs w:val="20"/>
                </w:rPr>
                <w:t>Existing Mapping Practices</w:t>
              </w:r>
              <w:r w:rsidR="00384EF2" w:rsidRPr="00077676">
                <w:rPr>
                  <w:rFonts w:ascii="Arial" w:hAnsi="Arial" w:cs="Arial"/>
                  <w:sz w:val="18"/>
                  <w:szCs w:val="20"/>
                </w:rPr>
                <w:t xml:space="preserve">” </w:t>
              </w:r>
              <w:r w:rsidR="00384EF2">
                <w:rPr>
                  <w:rFonts w:ascii="Arial" w:hAnsi="Arial" w:cs="Arial"/>
                  <w:sz w:val="18"/>
                  <w:szCs w:val="20"/>
                </w:rPr>
                <w:t xml:space="preserve">expands on this and </w:t>
              </w:r>
            </w:ins>
            <w:ins w:id="293" w:author="Stephanie Kobakian" w:date="2020-07-30T12:40:00Z">
              <w:r w:rsidR="00412E23" w:rsidRPr="00D779B3">
                <w:rPr>
                  <w:rFonts w:ascii="Arial" w:hAnsi="Arial" w:cs="Arial"/>
                  <w:sz w:val="18"/>
                  <w:szCs w:val="20"/>
                  <w:rPrChange w:id="294" w:author="Stephanie Kobakian" w:date="2020-08-04T15:41:00Z">
                    <w:rPr>
                      <w:rFonts w:ascii="Arial" w:hAnsi="Arial" w:cs="Arial"/>
                      <w:sz w:val="20"/>
                    </w:rPr>
                  </w:rPrChange>
                </w:rPr>
                <w:t>includes a figure showing other alternative displays with the Statistical Areas (Level 2) of Queensland, Australia.</w:t>
              </w:r>
            </w:ins>
            <w:ins w:id="295" w:author="Stephanie Kobakian" w:date="2020-08-04T15:35:00Z">
              <w:r w:rsidR="002A3F07" w:rsidRPr="00D779B3">
                <w:rPr>
                  <w:rFonts w:ascii="Arial" w:hAnsi="Arial" w:cs="Arial"/>
                  <w:sz w:val="18"/>
                  <w:szCs w:val="20"/>
                  <w:rPrChange w:id="296" w:author="Stephanie Kobakian" w:date="2020-08-04T15:41:00Z">
                    <w:rPr>
                      <w:rFonts w:ascii="Arial" w:hAnsi="Arial" w:cs="Arial"/>
                      <w:sz w:val="20"/>
                    </w:rPr>
                  </w:rPrChange>
                </w:rPr>
                <w:t xml:space="preserve"> This section helps to set up the use and need for the hexagon tile map, and the algorithm chapter. Addressing the reasoning behind some of the design choices in the context of presenting spatial disease data.</w:t>
              </w:r>
            </w:ins>
          </w:p>
        </w:tc>
        <w:tc>
          <w:tcPr>
            <w:tcW w:w="1508" w:type="dxa"/>
            <w:tcPrChange w:id="297" w:author="Stephanie Kobakian" w:date="2020-08-12T19:36:00Z">
              <w:tcPr>
                <w:tcW w:w="3000" w:type="dxa"/>
              </w:tcPr>
            </w:tcPrChange>
          </w:tcPr>
          <w:p w14:paraId="1D130721" w14:textId="7E58AE10" w:rsidR="00065235" w:rsidRDefault="001B6784">
            <w:pPr>
              <w:spacing w:line="264" w:lineRule="auto"/>
              <w:ind w:left="284" w:hanging="284"/>
              <w:rPr>
                <w:ins w:id="298" w:author="Stephanie Kobakian" w:date="2020-08-12T22:08:00Z"/>
                <w:rFonts w:ascii="Arial" w:hAnsi="Arial" w:cs="Arial"/>
                <w:sz w:val="18"/>
                <w:szCs w:val="20"/>
              </w:rPr>
            </w:pPr>
            <w:ins w:id="299" w:author="Stephanie Kobakian" w:date="2020-08-12T12:38:00Z">
              <w:r>
                <w:rPr>
                  <w:rFonts w:ascii="Arial" w:hAnsi="Arial" w:cs="Arial"/>
                  <w:sz w:val="18"/>
                  <w:szCs w:val="20"/>
                </w:rPr>
                <w:t>p. 3</w:t>
              </w:r>
            </w:ins>
            <w:ins w:id="300" w:author="Stephanie Kobakian" w:date="2020-08-13T12:23:00Z">
              <w:r w:rsidR="00837296">
                <w:rPr>
                  <w:rFonts w:ascii="Arial" w:hAnsi="Arial" w:cs="Arial"/>
                  <w:sz w:val="18"/>
                  <w:szCs w:val="20"/>
                </w:rPr>
                <w:t>9</w:t>
              </w:r>
            </w:ins>
            <w:ins w:id="301" w:author="Stephanie Kobakian" w:date="2020-08-12T12:38:00Z">
              <w:r w:rsidR="00CA4752">
                <w:rPr>
                  <w:rFonts w:ascii="Arial" w:hAnsi="Arial" w:cs="Arial"/>
                  <w:sz w:val="18"/>
                  <w:szCs w:val="20"/>
                </w:rPr>
                <w:t>;</w:t>
              </w:r>
              <w:r>
                <w:rPr>
                  <w:rFonts w:ascii="Arial" w:hAnsi="Arial" w:cs="Arial"/>
                  <w:sz w:val="18"/>
                  <w:szCs w:val="20"/>
                </w:rPr>
                <w:t xml:space="preserve"> </w:t>
              </w:r>
            </w:ins>
            <w:ins w:id="302" w:author="Stephanie Kobakian" w:date="2020-08-12T12:37:00Z">
              <w:r>
                <w:rPr>
                  <w:rFonts w:ascii="Arial" w:hAnsi="Arial" w:cs="Arial"/>
                  <w:sz w:val="18"/>
                  <w:szCs w:val="20"/>
                </w:rPr>
                <w:t xml:space="preserve">p. </w:t>
              </w:r>
            </w:ins>
            <w:ins w:id="303" w:author="Stephanie Kobakian" w:date="2020-08-13T12:29:00Z">
              <w:r w:rsidR="00ED5121">
                <w:rPr>
                  <w:rFonts w:ascii="Arial" w:hAnsi="Arial" w:cs="Arial"/>
                  <w:sz w:val="18"/>
                  <w:szCs w:val="20"/>
                </w:rPr>
                <w:t>41</w:t>
              </w:r>
            </w:ins>
          </w:p>
          <w:p w14:paraId="2C0980E7" w14:textId="77777777" w:rsidR="00D74823" w:rsidRDefault="00D74823">
            <w:pPr>
              <w:spacing w:line="264" w:lineRule="auto"/>
              <w:ind w:left="284" w:hanging="284"/>
              <w:rPr>
                <w:ins w:id="304" w:author="Stephanie Kobakian" w:date="2020-08-12T22:08:00Z"/>
                <w:rFonts w:ascii="Arial" w:hAnsi="Arial" w:cs="Arial"/>
                <w:sz w:val="18"/>
                <w:szCs w:val="20"/>
              </w:rPr>
            </w:pPr>
          </w:p>
          <w:p w14:paraId="04AD772F" w14:textId="77777777" w:rsidR="00D74823" w:rsidRDefault="00D74823">
            <w:pPr>
              <w:spacing w:line="264" w:lineRule="auto"/>
              <w:rPr>
                <w:ins w:id="305" w:author="Stephanie Kobakian" w:date="2020-08-12T22:08:00Z"/>
                <w:rFonts w:ascii="Arial" w:hAnsi="Arial" w:cs="Arial"/>
                <w:sz w:val="18"/>
                <w:szCs w:val="20"/>
              </w:rPr>
              <w:pPrChange w:id="306" w:author="Stephanie Kobakian" w:date="2020-08-12T22:09:00Z">
                <w:pPr>
                  <w:spacing w:line="264" w:lineRule="auto"/>
                  <w:ind w:left="284" w:hanging="284"/>
                </w:pPr>
              </w:pPrChange>
            </w:pPr>
            <w:ins w:id="307" w:author="Stephanie Kobakian" w:date="2020-08-12T22:08:00Z">
              <w:r>
                <w:rPr>
                  <w:rFonts w:ascii="Arial" w:hAnsi="Arial" w:cs="Arial"/>
                  <w:sz w:val="18"/>
                  <w:szCs w:val="20"/>
                </w:rPr>
                <w:t>Appendix items:</w:t>
              </w:r>
            </w:ins>
          </w:p>
          <w:p w14:paraId="656DBD35" w14:textId="77777777" w:rsidR="00C864A4" w:rsidRDefault="00C864A4">
            <w:pPr>
              <w:spacing w:line="264" w:lineRule="auto"/>
              <w:ind w:left="284" w:hanging="284"/>
              <w:rPr>
                <w:ins w:id="308" w:author="Stephanie Kobakian" w:date="2020-08-12T22:09:00Z"/>
                <w:rFonts w:ascii="Arial" w:hAnsi="Arial" w:cs="Arial"/>
                <w:sz w:val="18"/>
                <w:szCs w:val="20"/>
              </w:rPr>
            </w:pPr>
          </w:p>
          <w:p w14:paraId="216FA797" w14:textId="459AF9CB" w:rsidR="00D74823" w:rsidRPr="00D779B3" w:rsidRDefault="00D74823">
            <w:pPr>
              <w:spacing w:line="264" w:lineRule="auto"/>
              <w:ind w:left="284" w:hanging="284"/>
              <w:rPr>
                <w:ins w:id="309" w:author="Stephanie Kobakian" w:date="2020-07-18T16:46:00Z"/>
                <w:rFonts w:ascii="Arial" w:hAnsi="Arial" w:cs="Arial"/>
                <w:sz w:val="18"/>
                <w:szCs w:val="20"/>
                <w:rPrChange w:id="310" w:author="Stephanie Kobakian" w:date="2020-08-04T15:41:00Z">
                  <w:rPr>
                    <w:ins w:id="311" w:author="Stephanie Kobakian" w:date="2020-07-18T16:46:00Z"/>
                    <w:rFonts w:ascii="Arial" w:hAnsi="Arial" w:cs="Arial"/>
                    <w:sz w:val="20"/>
                  </w:rPr>
                </w:rPrChange>
              </w:rPr>
              <w:pPrChange w:id="312" w:author="Stephanie Kobakian" w:date="2020-08-03T16:13:00Z">
                <w:pPr>
                  <w:spacing w:line="264" w:lineRule="auto"/>
                </w:pPr>
              </w:pPrChange>
            </w:pPr>
            <w:ins w:id="313" w:author="Stephanie Kobakian" w:date="2020-08-12T22:08:00Z">
              <w:r>
                <w:rPr>
                  <w:rFonts w:ascii="Arial" w:hAnsi="Arial" w:cs="Arial"/>
                  <w:sz w:val="18"/>
                  <w:szCs w:val="20"/>
                </w:rPr>
                <w:t>A2a to A2d</w:t>
              </w:r>
            </w:ins>
          </w:p>
        </w:tc>
      </w:tr>
      <w:tr w:rsidR="00065235" w:rsidRPr="00D779B3" w14:paraId="4F435C1A" w14:textId="77777777" w:rsidTr="00455978">
        <w:trPr>
          <w:ins w:id="314" w:author="Stephanie Kobakian" w:date="2020-07-18T16:46:00Z"/>
        </w:trPr>
        <w:tc>
          <w:tcPr>
            <w:tcW w:w="3014" w:type="dxa"/>
            <w:tcPrChange w:id="315" w:author="Stephanie Kobakian" w:date="2020-08-12T19:36:00Z">
              <w:tcPr>
                <w:tcW w:w="3014" w:type="dxa"/>
              </w:tcPr>
            </w:tcPrChange>
          </w:tcPr>
          <w:p w14:paraId="31885D9B" w14:textId="673B4192" w:rsidR="00895B0E" w:rsidRPr="00D779B3" w:rsidRDefault="000F4E40">
            <w:pPr>
              <w:ind w:left="284" w:hanging="284"/>
              <w:rPr>
                <w:ins w:id="316" w:author="Stephanie Kobakian" w:date="2020-07-23T15:22:00Z"/>
                <w:rFonts w:ascii="Arial" w:hAnsi="Arial" w:cs="Arial"/>
                <w:sz w:val="18"/>
                <w:szCs w:val="20"/>
                <w:rPrChange w:id="317" w:author="Stephanie Kobakian" w:date="2020-08-04T15:41:00Z">
                  <w:rPr>
                    <w:ins w:id="318" w:author="Stephanie Kobakian" w:date="2020-07-23T15:22:00Z"/>
                    <w:rFonts w:ascii="Arial" w:hAnsi="Arial" w:cs="Arial"/>
                    <w:sz w:val="20"/>
                  </w:rPr>
                </w:rPrChange>
              </w:rPr>
              <w:pPrChange w:id="319" w:author="Stephanie Kobakian" w:date="2020-08-03T16:13:00Z">
                <w:pPr/>
              </w:pPrChange>
            </w:pPr>
            <w:ins w:id="320" w:author="Stephanie Kobakian" w:date="2020-08-03T16:11:00Z">
              <w:r w:rsidRPr="00D779B3">
                <w:rPr>
                  <w:rFonts w:ascii="Arial" w:hAnsi="Arial" w:cs="Arial"/>
                  <w:sz w:val="18"/>
                  <w:szCs w:val="20"/>
                  <w:rPrChange w:id="321" w:author="Stephanie Kobakian" w:date="2020-08-04T15:41:00Z">
                    <w:rPr>
                      <w:rFonts w:ascii="Arial" w:hAnsi="Arial" w:cs="Arial"/>
                      <w:sz w:val="20"/>
                    </w:rPr>
                  </w:rPrChange>
                </w:rPr>
                <w:t xml:space="preserve">1.5 </w:t>
              </w:r>
            </w:ins>
            <w:ins w:id="322" w:author="Stephanie Kobakian" w:date="2020-07-18T16:46:00Z">
              <w:r w:rsidR="00065235" w:rsidRPr="00D779B3">
                <w:rPr>
                  <w:rFonts w:ascii="Arial" w:hAnsi="Arial" w:cs="Arial"/>
                  <w:sz w:val="18"/>
                  <w:szCs w:val="20"/>
                  <w:rPrChange w:id="323" w:author="Stephanie Kobakian" w:date="2020-08-04T15:41:00Z">
                    <w:rPr/>
                  </w:rPrChange>
                </w:rPr>
                <w:t>The chapter (and the one previous) does a</w:t>
              </w:r>
            </w:ins>
            <w:ins w:id="324" w:author="Stephanie Kobakian" w:date="2020-08-04T14:12:00Z">
              <w:r w:rsidR="00152B9A" w:rsidRPr="00D779B3">
                <w:rPr>
                  <w:rFonts w:ascii="Arial" w:hAnsi="Arial" w:cs="Arial"/>
                  <w:sz w:val="18"/>
                  <w:szCs w:val="20"/>
                  <w:rPrChange w:id="325" w:author="Stephanie Kobakian" w:date="2020-08-04T15:41:00Z">
                    <w:rPr>
                      <w:rFonts w:ascii="Arial" w:hAnsi="Arial" w:cs="Arial"/>
                      <w:sz w:val="20"/>
                    </w:rPr>
                  </w:rPrChange>
                </w:rPr>
                <w:t xml:space="preserve"> </w:t>
              </w:r>
            </w:ins>
            <w:ins w:id="326" w:author="Stephanie Kobakian" w:date="2020-07-18T16:46:00Z">
              <w:r w:rsidR="00065235" w:rsidRPr="00D779B3">
                <w:rPr>
                  <w:rFonts w:ascii="Arial" w:hAnsi="Arial" w:cs="Arial"/>
                  <w:sz w:val="18"/>
                  <w:szCs w:val="20"/>
                  <w:rPrChange w:id="327" w:author="Stephanie Kobakian" w:date="2020-08-04T15:41:00Z">
                    <w:rPr/>
                  </w:rPrChange>
                </w:rPr>
                <w:t>nice job of pointing out the deficiencies of previous approaches (cartograms, etc.) but</w:t>
              </w:r>
            </w:ins>
            <w:ins w:id="328" w:author="Stephanie Kobakian" w:date="2020-07-18T16:48:00Z">
              <w:r w:rsidR="007848D2" w:rsidRPr="00D779B3">
                <w:rPr>
                  <w:rFonts w:ascii="Arial" w:hAnsi="Arial" w:cs="Arial"/>
                  <w:sz w:val="18"/>
                  <w:szCs w:val="20"/>
                  <w:rPrChange w:id="329" w:author="Stephanie Kobakian" w:date="2020-08-04T15:41:00Z">
                    <w:rPr/>
                  </w:rPrChange>
                </w:rPr>
                <w:t xml:space="preserve"> </w:t>
              </w:r>
            </w:ins>
            <w:ins w:id="330" w:author="Stephanie Kobakian" w:date="2020-07-18T16:46:00Z">
              <w:r w:rsidR="00065235" w:rsidRPr="00D779B3">
                <w:rPr>
                  <w:rFonts w:ascii="Arial" w:hAnsi="Arial" w:cs="Arial"/>
                  <w:sz w:val="18"/>
                  <w:szCs w:val="20"/>
                  <w:rPrChange w:id="331" w:author="Stephanie Kobakian" w:date="2020-08-04T15:41:00Z">
                    <w:rPr/>
                  </w:rPrChange>
                </w:rPr>
                <w:t xml:space="preserve">does not detail how the hexagon tile map addresses </w:t>
              </w:r>
            </w:ins>
            <w:proofErr w:type="gramStart"/>
            <w:ins w:id="332" w:author="Stephanie Kobakian" w:date="2020-07-28T17:25:00Z">
              <w:r w:rsidR="00945651" w:rsidRPr="00D779B3">
                <w:rPr>
                  <w:rFonts w:ascii="Arial" w:hAnsi="Arial" w:cs="Arial"/>
                  <w:sz w:val="18"/>
                  <w:szCs w:val="20"/>
                  <w:rPrChange w:id="333" w:author="Stephanie Kobakian" w:date="2020-08-04T15:41:00Z">
                    <w:rPr>
                      <w:rFonts w:ascii="Arial" w:hAnsi="Arial" w:cs="Arial"/>
                      <w:sz w:val="20"/>
                    </w:rPr>
                  </w:rPrChange>
                </w:rPr>
                <w:t>all of</w:t>
              </w:r>
            </w:ins>
            <w:proofErr w:type="gramEnd"/>
            <w:ins w:id="334" w:author="Stephanie Kobakian" w:date="2020-07-18T16:46:00Z">
              <w:r w:rsidR="00065235" w:rsidRPr="00D779B3">
                <w:rPr>
                  <w:rFonts w:ascii="Arial" w:hAnsi="Arial" w:cs="Arial"/>
                  <w:sz w:val="18"/>
                  <w:szCs w:val="20"/>
                  <w:rPrChange w:id="335" w:author="Stephanie Kobakian" w:date="2020-08-04T15:41:00Z">
                    <w:rPr/>
                  </w:rPrChange>
                </w:rPr>
                <w:t xml:space="preserve"> those deficiencies.</w:t>
              </w:r>
            </w:ins>
            <w:ins w:id="336" w:author="Stephanie Kobakian" w:date="2020-07-23T15:22:00Z">
              <w:r w:rsidR="00895B0E" w:rsidRPr="00D779B3">
                <w:rPr>
                  <w:rFonts w:ascii="Arial" w:hAnsi="Arial" w:cs="Arial"/>
                  <w:sz w:val="18"/>
                  <w:szCs w:val="20"/>
                  <w:rPrChange w:id="337" w:author="Stephanie Kobakian" w:date="2020-08-04T15:41:00Z">
                    <w:rPr>
                      <w:rFonts w:ascii="Arial" w:hAnsi="Arial" w:cs="Arial"/>
                      <w:sz w:val="20"/>
                    </w:rPr>
                  </w:rPrChange>
                </w:rPr>
                <w:t xml:space="preserve"> A simple description near the beginning would be valuable, I think, even for those who are</w:t>
              </w:r>
            </w:ins>
            <w:ins w:id="338" w:author="Stephanie Kobakian" w:date="2020-08-04T14:12:00Z">
              <w:r w:rsidR="00152B9A" w:rsidRPr="00D779B3">
                <w:rPr>
                  <w:rFonts w:ascii="Arial" w:hAnsi="Arial" w:cs="Arial"/>
                  <w:sz w:val="18"/>
                  <w:szCs w:val="20"/>
                  <w:rPrChange w:id="339" w:author="Stephanie Kobakian" w:date="2020-08-04T15:41:00Z">
                    <w:rPr>
                      <w:rFonts w:ascii="Arial" w:hAnsi="Arial" w:cs="Arial"/>
                      <w:sz w:val="20"/>
                    </w:rPr>
                  </w:rPrChange>
                </w:rPr>
                <w:t xml:space="preserve"> </w:t>
              </w:r>
            </w:ins>
            <w:ins w:id="340" w:author="Stephanie Kobakian" w:date="2020-07-23T15:22:00Z">
              <w:r w:rsidR="00895B0E" w:rsidRPr="00D779B3">
                <w:rPr>
                  <w:rFonts w:ascii="Arial" w:hAnsi="Arial" w:cs="Arial"/>
                  <w:sz w:val="18"/>
                  <w:szCs w:val="20"/>
                  <w:rPrChange w:id="341" w:author="Stephanie Kobakian" w:date="2020-08-04T15:41:00Z">
                    <w:rPr>
                      <w:rFonts w:ascii="Arial" w:hAnsi="Arial" w:cs="Arial"/>
                      <w:sz w:val="20"/>
                    </w:rPr>
                  </w:rPrChange>
                </w:rPr>
                <w:t>steeped in literature of visualization methodologies. It would give the reader (and</w:t>
              </w:r>
            </w:ins>
            <w:ins w:id="342" w:author="Stephanie Kobakian" w:date="2020-08-04T14:12:00Z">
              <w:r w:rsidR="00152B9A" w:rsidRPr="00D779B3">
                <w:rPr>
                  <w:rFonts w:ascii="Arial" w:hAnsi="Arial" w:cs="Arial"/>
                  <w:sz w:val="18"/>
                  <w:szCs w:val="20"/>
                  <w:rPrChange w:id="343" w:author="Stephanie Kobakian" w:date="2020-08-04T15:41:00Z">
                    <w:rPr>
                      <w:rFonts w:ascii="Arial" w:hAnsi="Arial" w:cs="Arial"/>
                      <w:sz w:val="20"/>
                    </w:rPr>
                  </w:rPrChange>
                </w:rPr>
                <w:t xml:space="preserve"> </w:t>
              </w:r>
            </w:ins>
            <w:ins w:id="344" w:author="Stephanie Kobakian" w:date="2020-07-23T15:22:00Z">
              <w:r w:rsidR="00895B0E" w:rsidRPr="00D779B3">
                <w:rPr>
                  <w:rFonts w:ascii="Arial" w:hAnsi="Arial" w:cs="Arial"/>
                  <w:sz w:val="18"/>
                  <w:szCs w:val="20"/>
                  <w:rPrChange w:id="345" w:author="Stephanie Kobakian" w:date="2020-08-04T15:41:00Z">
                    <w:rPr>
                      <w:rFonts w:ascii="Arial" w:hAnsi="Arial" w:cs="Arial"/>
                      <w:sz w:val="20"/>
                    </w:rPr>
                  </w:rPrChange>
                </w:rPr>
                <w:t>potential user of the software) a clear understanding of why they are going to use this</w:t>
              </w:r>
            </w:ins>
            <w:ins w:id="346" w:author="Stephanie Kobakian" w:date="2020-08-04T14:12:00Z">
              <w:r w:rsidR="00152B9A" w:rsidRPr="00D779B3">
                <w:rPr>
                  <w:rFonts w:ascii="Arial" w:hAnsi="Arial" w:cs="Arial"/>
                  <w:sz w:val="18"/>
                  <w:szCs w:val="20"/>
                  <w:rPrChange w:id="347" w:author="Stephanie Kobakian" w:date="2020-08-04T15:41:00Z">
                    <w:rPr>
                      <w:rFonts w:ascii="Arial" w:hAnsi="Arial" w:cs="Arial"/>
                      <w:sz w:val="20"/>
                    </w:rPr>
                  </w:rPrChange>
                </w:rPr>
                <w:t xml:space="preserve"> </w:t>
              </w:r>
            </w:ins>
            <w:ins w:id="348" w:author="Stephanie Kobakian" w:date="2020-07-23T15:22:00Z">
              <w:r w:rsidR="00895B0E" w:rsidRPr="00D779B3">
                <w:rPr>
                  <w:rFonts w:ascii="Arial" w:hAnsi="Arial" w:cs="Arial"/>
                  <w:sz w:val="18"/>
                  <w:szCs w:val="20"/>
                  <w:rPrChange w:id="349" w:author="Stephanie Kobakian" w:date="2020-08-04T15:41:00Z">
                    <w:rPr>
                      <w:rFonts w:ascii="Arial" w:hAnsi="Arial" w:cs="Arial"/>
                      <w:sz w:val="20"/>
                    </w:rPr>
                  </w:rPrChange>
                </w:rPr>
                <w:t>software over others.</w:t>
              </w:r>
            </w:ins>
          </w:p>
          <w:p w14:paraId="0557E6CF" w14:textId="577BCC5D" w:rsidR="00065235" w:rsidRPr="00D779B3" w:rsidRDefault="00065235">
            <w:pPr>
              <w:ind w:left="284" w:hanging="284"/>
              <w:rPr>
                <w:ins w:id="350" w:author="Stephanie Kobakian" w:date="2020-07-18T16:46:00Z"/>
                <w:rFonts w:ascii="Arial" w:hAnsi="Arial" w:cs="Arial"/>
                <w:sz w:val="18"/>
                <w:szCs w:val="20"/>
                <w:rPrChange w:id="351" w:author="Stephanie Kobakian" w:date="2020-08-04T15:41:00Z">
                  <w:rPr>
                    <w:ins w:id="352" w:author="Stephanie Kobakian" w:date="2020-07-18T16:46:00Z"/>
                    <w:rFonts w:ascii="Arial" w:hAnsi="Arial" w:cs="Arial"/>
                    <w:sz w:val="20"/>
                  </w:rPr>
                </w:rPrChange>
              </w:rPr>
              <w:pPrChange w:id="353" w:author="Stephanie Kobakian" w:date="2020-08-03T16:13:00Z">
                <w:pPr>
                  <w:spacing w:line="264" w:lineRule="auto"/>
                </w:pPr>
              </w:pPrChange>
            </w:pPr>
          </w:p>
        </w:tc>
        <w:tc>
          <w:tcPr>
            <w:tcW w:w="4494" w:type="dxa"/>
            <w:tcPrChange w:id="354" w:author="Stephanie Kobakian" w:date="2020-08-12T19:36:00Z">
              <w:tcPr>
                <w:tcW w:w="3002" w:type="dxa"/>
              </w:tcPr>
            </w:tcPrChange>
          </w:tcPr>
          <w:p w14:paraId="183E52BE" w14:textId="631631FF" w:rsidR="00065235" w:rsidRPr="00D779B3" w:rsidRDefault="00DE2AFF">
            <w:pPr>
              <w:spacing w:line="264" w:lineRule="auto"/>
              <w:ind w:left="284" w:hanging="284"/>
              <w:rPr>
                <w:ins w:id="355" w:author="Stephanie Kobakian" w:date="2020-07-18T16:46:00Z"/>
                <w:rFonts w:ascii="Arial" w:hAnsi="Arial" w:cs="Arial"/>
                <w:sz w:val="18"/>
                <w:szCs w:val="20"/>
                <w:rPrChange w:id="356" w:author="Stephanie Kobakian" w:date="2020-08-04T15:41:00Z">
                  <w:rPr>
                    <w:ins w:id="357" w:author="Stephanie Kobakian" w:date="2020-07-18T16:46:00Z"/>
                    <w:rFonts w:ascii="Arial" w:hAnsi="Arial" w:cs="Arial"/>
                    <w:sz w:val="20"/>
                  </w:rPr>
                </w:rPrChange>
              </w:rPr>
              <w:pPrChange w:id="358" w:author="Stephanie Kobakian" w:date="2020-08-03T16:13:00Z">
                <w:pPr>
                  <w:spacing w:line="264" w:lineRule="auto"/>
                </w:pPr>
              </w:pPrChange>
            </w:pPr>
            <w:ins w:id="359" w:author="Stephanie Kobakian" w:date="2020-07-23T15:20:00Z">
              <w:r w:rsidRPr="00D779B3">
                <w:rPr>
                  <w:rFonts w:ascii="Arial" w:hAnsi="Arial" w:cs="Arial"/>
                  <w:sz w:val="18"/>
                  <w:szCs w:val="20"/>
                  <w:rPrChange w:id="360" w:author="Stephanie Kobakian" w:date="2020-08-04T15:41:00Z">
                    <w:rPr>
                      <w:rFonts w:ascii="Arial" w:hAnsi="Arial" w:cs="Arial"/>
                      <w:sz w:val="20"/>
                    </w:rPr>
                  </w:rPrChange>
                </w:rPr>
                <w:t>The</w:t>
              </w:r>
            </w:ins>
            <w:ins w:id="361" w:author="Stephanie Kobakian" w:date="2020-07-23T15:22:00Z">
              <w:r w:rsidR="00895B0E" w:rsidRPr="00D779B3">
                <w:rPr>
                  <w:rFonts w:ascii="Arial" w:hAnsi="Arial" w:cs="Arial"/>
                  <w:sz w:val="18"/>
                  <w:szCs w:val="20"/>
                  <w:rPrChange w:id="362" w:author="Stephanie Kobakian" w:date="2020-08-04T15:41:00Z">
                    <w:rPr>
                      <w:rFonts w:ascii="Arial" w:hAnsi="Arial" w:cs="Arial"/>
                      <w:sz w:val="20"/>
                    </w:rPr>
                  </w:rPrChange>
                </w:rPr>
                <w:t xml:space="preserve"> features and</w:t>
              </w:r>
            </w:ins>
            <w:ins w:id="363" w:author="Stephanie Kobakian" w:date="2020-07-23T15:20:00Z">
              <w:r w:rsidRPr="00D779B3">
                <w:rPr>
                  <w:rFonts w:ascii="Arial" w:hAnsi="Arial" w:cs="Arial"/>
                  <w:sz w:val="18"/>
                  <w:szCs w:val="20"/>
                  <w:rPrChange w:id="364" w:author="Stephanie Kobakian" w:date="2020-08-04T15:41:00Z">
                    <w:rPr>
                      <w:rFonts w:ascii="Arial" w:hAnsi="Arial" w:cs="Arial"/>
                      <w:sz w:val="20"/>
                    </w:rPr>
                  </w:rPrChange>
                </w:rPr>
                <w:t xml:space="preserve"> deficiencies of the contiguous, non-contiguous and Dorling cartograms are detailed using the </w:t>
              </w:r>
            </w:ins>
            <w:ins w:id="365" w:author="Stephanie Kobakian" w:date="2020-07-23T15:21:00Z">
              <w:r w:rsidRPr="00D779B3">
                <w:rPr>
                  <w:rFonts w:ascii="Arial" w:hAnsi="Arial" w:cs="Arial"/>
                  <w:sz w:val="18"/>
                  <w:szCs w:val="20"/>
                  <w:rPrChange w:id="366" w:author="Stephanie Kobakian" w:date="2020-08-04T15:41:00Z">
                    <w:rPr>
                      <w:rFonts w:ascii="Arial" w:hAnsi="Arial" w:cs="Arial"/>
                      <w:sz w:val="20"/>
                    </w:rPr>
                  </w:rPrChange>
                </w:rPr>
                <w:t>Queensland example</w:t>
              </w:r>
              <w:r w:rsidR="00D51CB9" w:rsidRPr="00D779B3">
                <w:rPr>
                  <w:rFonts w:ascii="Arial" w:hAnsi="Arial" w:cs="Arial"/>
                  <w:sz w:val="18"/>
                  <w:szCs w:val="20"/>
                  <w:rPrChange w:id="367" w:author="Stephanie Kobakian" w:date="2020-08-04T15:41:00Z">
                    <w:rPr>
                      <w:rFonts w:ascii="Arial" w:hAnsi="Arial" w:cs="Arial"/>
                      <w:sz w:val="20"/>
                    </w:rPr>
                  </w:rPrChange>
                </w:rPr>
                <w:t>s</w:t>
              </w:r>
            </w:ins>
            <w:ins w:id="368" w:author="Stephanie Kobakian" w:date="2020-08-12T22:12:00Z">
              <w:r w:rsidR="00C864A4">
                <w:rPr>
                  <w:rFonts w:ascii="Arial" w:hAnsi="Arial" w:cs="Arial"/>
                  <w:sz w:val="18"/>
                  <w:szCs w:val="20"/>
                </w:rPr>
                <w:t xml:space="preserve"> presented in figure 3.2</w:t>
              </w:r>
            </w:ins>
            <w:ins w:id="369" w:author="Stephanie Kobakian" w:date="2020-07-23T15:20:00Z">
              <w:r w:rsidRPr="00D779B3">
                <w:rPr>
                  <w:rFonts w:ascii="Arial" w:hAnsi="Arial" w:cs="Arial"/>
                  <w:sz w:val="18"/>
                  <w:szCs w:val="20"/>
                  <w:rPrChange w:id="370" w:author="Stephanie Kobakian" w:date="2020-08-04T15:41:00Z">
                    <w:rPr>
                      <w:rFonts w:ascii="Arial" w:hAnsi="Arial" w:cs="Arial"/>
                      <w:sz w:val="20"/>
                    </w:rPr>
                  </w:rPrChange>
                </w:rPr>
                <w:t xml:space="preserve">. </w:t>
              </w:r>
            </w:ins>
            <w:ins w:id="371" w:author="Stephanie Kobakian" w:date="2020-08-12T12:40:00Z">
              <w:r w:rsidR="00532D04">
                <w:rPr>
                  <w:rFonts w:ascii="Arial" w:hAnsi="Arial" w:cs="Arial"/>
                  <w:sz w:val="18"/>
                  <w:szCs w:val="20"/>
                </w:rPr>
                <w:t>There are c</w:t>
              </w:r>
            </w:ins>
            <w:ins w:id="372" w:author="Stephanie Kobakian" w:date="2020-07-23T15:20:00Z">
              <w:r w:rsidRPr="00D779B3">
                <w:rPr>
                  <w:rFonts w:ascii="Arial" w:hAnsi="Arial" w:cs="Arial"/>
                  <w:sz w:val="18"/>
                  <w:szCs w:val="20"/>
                  <w:rPrChange w:id="373" w:author="Stephanie Kobakian" w:date="2020-08-04T15:41:00Z">
                    <w:rPr>
                      <w:rFonts w:ascii="Arial" w:hAnsi="Arial" w:cs="Arial"/>
                      <w:sz w:val="20"/>
                    </w:rPr>
                  </w:rPrChange>
                </w:rPr>
                <w:t>ontrasts</w:t>
              </w:r>
            </w:ins>
            <w:ins w:id="374" w:author="Stephanie Kobakian" w:date="2020-08-12T12:40:00Z">
              <w:r w:rsidR="00532D04">
                <w:rPr>
                  <w:rFonts w:ascii="Arial" w:hAnsi="Arial" w:cs="Arial"/>
                  <w:sz w:val="18"/>
                  <w:szCs w:val="20"/>
                </w:rPr>
                <w:t xml:space="preserve"> made</w:t>
              </w:r>
            </w:ins>
            <w:ins w:id="375" w:author="Stephanie Kobakian" w:date="2020-07-23T15:22:00Z">
              <w:r w:rsidR="00895B0E" w:rsidRPr="00D779B3">
                <w:rPr>
                  <w:rFonts w:ascii="Arial" w:hAnsi="Arial" w:cs="Arial"/>
                  <w:sz w:val="18"/>
                  <w:szCs w:val="20"/>
                  <w:rPrChange w:id="376" w:author="Stephanie Kobakian" w:date="2020-08-04T15:41:00Z">
                    <w:rPr>
                      <w:rFonts w:ascii="Arial" w:hAnsi="Arial" w:cs="Arial"/>
                      <w:sz w:val="20"/>
                    </w:rPr>
                  </w:rPrChange>
                </w:rPr>
                <w:t xml:space="preserve"> of</w:t>
              </w:r>
            </w:ins>
            <w:ins w:id="377" w:author="Stephanie Kobakian" w:date="2020-07-23T15:20:00Z">
              <w:r w:rsidRPr="00D779B3">
                <w:rPr>
                  <w:rFonts w:ascii="Arial" w:hAnsi="Arial" w:cs="Arial"/>
                  <w:sz w:val="18"/>
                  <w:szCs w:val="20"/>
                  <w:rPrChange w:id="378" w:author="Stephanie Kobakian" w:date="2020-08-04T15:41:00Z">
                    <w:rPr>
                      <w:rFonts w:ascii="Arial" w:hAnsi="Arial" w:cs="Arial"/>
                      <w:sz w:val="20"/>
                    </w:rPr>
                  </w:rPrChange>
                </w:rPr>
                <w:t xml:space="preserve"> the features </w:t>
              </w:r>
            </w:ins>
            <w:ins w:id="379" w:author="Stephanie Kobakian" w:date="2020-07-23T15:21:00Z">
              <w:r w:rsidR="00670714" w:rsidRPr="00D779B3">
                <w:rPr>
                  <w:rFonts w:ascii="Arial" w:hAnsi="Arial" w:cs="Arial"/>
                  <w:sz w:val="18"/>
                  <w:szCs w:val="20"/>
                  <w:rPrChange w:id="380" w:author="Stephanie Kobakian" w:date="2020-08-04T15:41:00Z">
                    <w:rPr>
                      <w:rFonts w:ascii="Arial" w:hAnsi="Arial" w:cs="Arial"/>
                      <w:sz w:val="20"/>
                    </w:rPr>
                  </w:rPrChange>
                </w:rPr>
                <w:t xml:space="preserve">of the alternatives and </w:t>
              </w:r>
              <w:r w:rsidR="007B3CE6" w:rsidRPr="00D779B3">
                <w:rPr>
                  <w:rFonts w:ascii="Arial" w:hAnsi="Arial" w:cs="Arial"/>
                  <w:sz w:val="18"/>
                  <w:szCs w:val="20"/>
                  <w:rPrChange w:id="381" w:author="Stephanie Kobakian" w:date="2020-08-04T15:41:00Z">
                    <w:rPr>
                      <w:rFonts w:ascii="Arial" w:hAnsi="Arial" w:cs="Arial"/>
                      <w:sz w:val="20"/>
                    </w:rPr>
                  </w:rPrChange>
                </w:rPr>
                <w:t xml:space="preserve">how they compare to the hexagon tile </w:t>
              </w:r>
            </w:ins>
            <w:ins w:id="382" w:author="Stephanie Kobakian" w:date="2020-07-23T15:22:00Z">
              <w:r w:rsidR="00895B0E" w:rsidRPr="00D779B3">
                <w:rPr>
                  <w:rFonts w:ascii="Arial" w:hAnsi="Arial" w:cs="Arial"/>
                  <w:sz w:val="18"/>
                  <w:szCs w:val="20"/>
                  <w:rPrChange w:id="383" w:author="Stephanie Kobakian" w:date="2020-08-04T15:41:00Z">
                    <w:rPr>
                      <w:rFonts w:ascii="Arial" w:hAnsi="Arial" w:cs="Arial"/>
                      <w:sz w:val="20"/>
                    </w:rPr>
                  </w:rPrChange>
                </w:rPr>
                <w:t xml:space="preserve">in </w:t>
              </w:r>
            </w:ins>
            <w:ins w:id="384" w:author="Stephanie Kobakian" w:date="2020-07-23T15:23:00Z">
              <w:r w:rsidR="00895B0E" w:rsidRPr="00D779B3">
                <w:rPr>
                  <w:rFonts w:ascii="Arial" w:hAnsi="Arial" w:cs="Arial"/>
                  <w:sz w:val="18"/>
                  <w:szCs w:val="20"/>
                  <w:rPrChange w:id="385" w:author="Stephanie Kobakian" w:date="2020-08-04T15:41:00Z">
                    <w:rPr>
                      <w:rFonts w:ascii="Arial" w:hAnsi="Arial" w:cs="Arial"/>
                      <w:sz w:val="20"/>
                    </w:rPr>
                  </w:rPrChange>
                </w:rPr>
                <w:t>“</w:t>
              </w:r>
            </w:ins>
            <w:ins w:id="386" w:author="Stephanie Kobakian" w:date="2020-08-12T12:33:00Z">
              <w:r w:rsidR="00215B36" w:rsidRPr="00215B36">
                <w:rPr>
                  <w:rFonts w:ascii="Arial" w:hAnsi="Arial" w:cs="Arial"/>
                  <w:sz w:val="18"/>
                  <w:szCs w:val="20"/>
                </w:rPr>
                <w:t>Existing Mapping Practices</w:t>
              </w:r>
            </w:ins>
            <w:ins w:id="387" w:author="Stephanie Kobakian" w:date="2020-07-23T15:23:00Z">
              <w:r w:rsidR="00895B0E" w:rsidRPr="00D779B3">
                <w:rPr>
                  <w:rFonts w:ascii="Arial" w:hAnsi="Arial" w:cs="Arial"/>
                  <w:sz w:val="18"/>
                  <w:szCs w:val="20"/>
                  <w:rPrChange w:id="388" w:author="Stephanie Kobakian" w:date="2020-08-04T15:41:00Z">
                    <w:rPr>
                      <w:rFonts w:ascii="Arial" w:hAnsi="Arial" w:cs="Arial"/>
                      <w:sz w:val="20"/>
                    </w:rPr>
                  </w:rPrChange>
                </w:rPr>
                <w:t>”</w:t>
              </w:r>
            </w:ins>
            <w:ins w:id="389" w:author="Stephanie Kobakian" w:date="2020-07-23T15:21:00Z">
              <w:r w:rsidR="007B3CE6" w:rsidRPr="00D779B3">
                <w:rPr>
                  <w:rFonts w:ascii="Arial" w:hAnsi="Arial" w:cs="Arial"/>
                  <w:sz w:val="18"/>
                  <w:szCs w:val="20"/>
                  <w:rPrChange w:id="390" w:author="Stephanie Kobakian" w:date="2020-08-04T15:41:00Z">
                    <w:rPr>
                      <w:rFonts w:ascii="Arial" w:hAnsi="Arial" w:cs="Arial"/>
                      <w:sz w:val="20"/>
                    </w:rPr>
                  </w:rPrChange>
                </w:rPr>
                <w:t>.</w:t>
              </w:r>
            </w:ins>
          </w:p>
        </w:tc>
        <w:tc>
          <w:tcPr>
            <w:tcW w:w="1508" w:type="dxa"/>
            <w:tcPrChange w:id="391" w:author="Stephanie Kobakian" w:date="2020-08-12T19:36:00Z">
              <w:tcPr>
                <w:tcW w:w="3000" w:type="dxa"/>
              </w:tcPr>
            </w:tcPrChange>
          </w:tcPr>
          <w:p w14:paraId="73CA630A" w14:textId="539FBB76" w:rsidR="00C864A4" w:rsidRDefault="00532D04">
            <w:pPr>
              <w:spacing w:line="264" w:lineRule="auto"/>
              <w:ind w:left="284" w:hanging="284"/>
              <w:rPr>
                <w:ins w:id="392" w:author="Stephanie Kobakian" w:date="2020-08-12T22:12:00Z"/>
                <w:rFonts w:ascii="Arial" w:hAnsi="Arial" w:cs="Arial"/>
                <w:sz w:val="18"/>
                <w:szCs w:val="20"/>
              </w:rPr>
            </w:pPr>
            <w:ins w:id="393" w:author="Stephanie Kobakian" w:date="2020-08-12T12:39:00Z">
              <w:r>
                <w:rPr>
                  <w:rFonts w:ascii="Arial" w:hAnsi="Arial" w:cs="Arial"/>
                  <w:sz w:val="18"/>
                  <w:szCs w:val="20"/>
                </w:rPr>
                <w:t xml:space="preserve">p. </w:t>
              </w:r>
            </w:ins>
            <w:ins w:id="394" w:author="Stephanie Kobakian" w:date="2020-08-13T12:29:00Z">
              <w:r w:rsidR="00ED5121">
                <w:rPr>
                  <w:rFonts w:ascii="Arial" w:hAnsi="Arial" w:cs="Arial"/>
                  <w:sz w:val="18"/>
                  <w:szCs w:val="20"/>
                </w:rPr>
                <w:t>41</w:t>
              </w:r>
            </w:ins>
            <w:ins w:id="395" w:author="Stephanie Kobakian" w:date="2020-08-12T12:39:00Z">
              <w:r>
                <w:rPr>
                  <w:rFonts w:ascii="Arial" w:hAnsi="Arial" w:cs="Arial"/>
                  <w:sz w:val="18"/>
                  <w:szCs w:val="20"/>
                </w:rPr>
                <w:t xml:space="preserve"> </w:t>
              </w:r>
            </w:ins>
            <w:ins w:id="396" w:author="Stephanie Kobakian" w:date="2020-08-12T22:12:00Z">
              <w:r w:rsidR="00C864A4">
                <w:rPr>
                  <w:rFonts w:ascii="Arial" w:hAnsi="Arial" w:cs="Arial"/>
                  <w:sz w:val="18"/>
                  <w:szCs w:val="20"/>
                </w:rPr>
                <w:t>–</w:t>
              </w:r>
            </w:ins>
            <w:ins w:id="397" w:author="Stephanie Kobakian" w:date="2020-08-12T12:39:00Z">
              <w:r>
                <w:rPr>
                  <w:rFonts w:ascii="Arial" w:hAnsi="Arial" w:cs="Arial"/>
                  <w:sz w:val="18"/>
                  <w:szCs w:val="20"/>
                </w:rPr>
                <w:t xml:space="preserve"> 4</w:t>
              </w:r>
            </w:ins>
            <w:ins w:id="398" w:author="Stephanie Kobakian" w:date="2020-08-13T12:29:00Z">
              <w:r w:rsidR="00ED5121">
                <w:rPr>
                  <w:rFonts w:ascii="Arial" w:hAnsi="Arial" w:cs="Arial"/>
                  <w:sz w:val="18"/>
                  <w:szCs w:val="20"/>
                </w:rPr>
                <w:t>3</w:t>
              </w:r>
            </w:ins>
          </w:p>
          <w:p w14:paraId="4439304E" w14:textId="77777777" w:rsidR="00C864A4" w:rsidRDefault="00C864A4">
            <w:pPr>
              <w:spacing w:line="264" w:lineRule="auto"/>
              <w:ind w:left="284" w:hanging="284"/>
              <w:rPr>
                <w:ins w:id="399" w:author="Stephanie Kobakian" w:date="2020-08-12T22:12:00Z"/>
                <w:rFonts w:ascii="Arial" w:hAnsi="Arial" w:cs="Arial"/>
                <w:sz w:val="18"/>
                <w:szCs w:val="20"/>
              </w:rPr>
            </w:pPr>
          </w:p>
          <w:p w14:paraId="147D7503" w14:textId="7D7F7290" w:rsidR="00065235" w:rsidRDefault="00C864A4">
            <w:pPr>
              <w:spacing w:line="264" w:lineRule="auto"/>
              <w:ind w:left="284" w:hanging="284"/>
              <w:rPr>
                <w:ins w:id="400" w:author="Stephanie Kobakian" w:date="2020-08-12T22:12:00Z"/>
                <w:rFonts w:ascii="Arial" w:hAnsi="Arial" w:cs="Arial"/>
                <w:sz w:val="18"/>
                <w:szCs w:val="20"/>
              </w:rPr>
            </w:pPr>
            <w:ins w:id="401" w:author="Stephanie Kobakian" w:date="2020-08-12T22:12:00Z">
              <w:r>
                <w:rPr>
                  <w:rFonts w:ascii="Arial" w:hAnsi="Arial" w:cs="Arial"/>
                  <w:sz w:val="18"/>
                  <w:szCs w:val="20"/>
                </w:rPr>
                <w:t>Appendix item:</w:t>
              </w:r>
            </w:ins>
          </w:p>
          <w:p w14:paraId="29F8F7B3" w14:textId="2BFEBA26" w:rsidR="00C864A4" w:rsidRPr="00D779B3" w:rsidRDefault="00C864A4">
            <w:pPr>
              <w:spacing w:line="264" w:lineRule="auto"/>
              <w:ind w:left="284" w:hanging="284"/>
              <w:rPr>
                <w:ins w:id="402" w:author="Stephanie Kobakian" w:date="2020-07-18T16:46:00Z"/>
                <w:rFonts w:ascii="Arial" w:hAnsi="Arial" w:cs="Arial"/>
                <w:sz w:val="18"/>
                <w:szCs w:val="20"/>
                <w:rPrChange w:id="403" w:author="Stephanie Kobakian" w:date="2020-08-04T15:41:00Z">
                  <w:rPr>
                    <w:ins w:id="404" w:author="Stephanie Kobakian" w:date="2020-07-18T16:46:00Z"/>
                    <w:rFonts w:ascii="Arial" w:hAnsi="Arial" w:cs="Arial"/>
                    <w:sz w:val="20"/>
                  </w:rPr>
                </w:rPrChange>
              </w:rPr>
              <w:pPrChange w:id="405" w:author="Stephanie Kobakian" w:date="2020-08-03T16:13:00Z">
                <w:pPr>
                  <w:spacing w:line="264" w:lineRule="auto"/>
                </w:pPr>
              </w:pPrChange>
            </w:pPr>
            <w:ins w:id="406" w:author="Stephanie Kobakian" w:date="2020-08-12T22:12:00Z">
              <w:r>
                <w:rPr>
                  <w:rFonts w:ascii="Arial" w:hAnsi="Arial" w:cs="Arial"/>
                  <w:sz w:val="18"/>
                  <w:szCs w:val="20"/>
                </w:rPr>
                <w:t>A2b</w:t>
              </w:r>
            </w:ins>
          </w:p>
        </w:tc>
      </w:tr>
      <w:tr w:rsidR="00065235" w:rsidRPr="00D779B3" w14:paraId="16BAB8AA" w14:textId="77777777" w:rsidTr="00455978">
        <w:trPr>
          <w:ins w:id="407" w:author="Stephanie Kobakian" w:date="2020-07-18T16:46:00Z"/>
        </w:trPr>
        <w:tc>
          <w:tcPr>
            <w:tcW w:w="3014" w:type="dxa"/>
            <w:tcPrChange w:id="408" w:author="Stephanie Kobakian" w:date="2020-08-12T19:36:00Z">
              <w:tcPr>
                <w:tcW w:w="3014" w:type="dxa"/>
              </w:tcPr>
            </w:tcPrChange>
          </w:tcPr>
          <w:p w14:paraId="2E3308EE" w14:textId="6DDEF6E3" w:rsidR="00065235" w:rsidRPr="00D779B3" w:rsidRDefault="000F4E40">
            <w:pPr>
              <w:ind w:left="284" w:hanging="284"/>
              <w:rPr>
                <w:ins w:id="409" w:author="Stephanie Kobakian" w:date="2020-07-18T16:46:00Z"/>
                <w:rFonts w:ascii="Arial" w:hAnsi="Arial" w:cs="Arial"/>
                <w:sz w:val="18"/>
                <w:szCs w:val="20"/>
                <w:rPrChange w:id="410" w:author="Stephanie Kobakian" w:date="2020-08-04T15:41:00Z">
                  <w:rPr>
                    <w:ins w:id="411" w:author="Stephanie Kobakian" w:date="2020-07-18T16:46:00Z"/>
                  </w:rPr>
                </w:rPrChange>
              </w:rPr>
              <w:pPrChange w:id="412" w:author="Stephanie Kobakian" w:date="2020-08-03T16:13:00Z">
                <w:pPr/>
              </w:pPrChange>
            </w:pPr>
            <w:ins w:id="413" w:author="Stephanie Kobakian" w:date="2020-08-03T16:11:00Z">
              <w:r w:rsidRPr="00D779B3">
                <w:rPr>
                  <w:rFonts w:ascii="Arial" w:hAnsi="Arial" w:cs="Arial"/>
                  <w:sz w:val="18"/>
                  <w:szCs w:val="20"/>
                  <w:rPrChange w:id="414" w:author="Stephanie Kobakian" w:date="2020-08-04T15:41:00Z">
                    <w:rPr>
                      <w:rFonts w:ascii="Arial" w:hAnsi="Arial" w:cs="Arial"/>
                      <w:sz w:val="20"/>
                    </w:rPr>
                  </w:rPrChange>
                </w:rPr>
                <w:t xml:space="preserve">1.6 </w:t>
              </w:r>
            </w:ins>
            <w:ins w:id="415" w:author="Stephanie Kobakian" w:date="2020-07-18T16:46:00Z">
              <w:r w:rsidR="00065235" w:rsidRPr="00D779B3">
                <w:rPr>
                  <w:rFonts w:ascii="Arial" w:hAnsi="Arial" w:cs="Arial"/>
                  <w:sz w:val="18"/>
                  <w:szCs w:val="20"/>
                  <w:rPrChange w:id="416" w:author="Stephanie Kobakian" w:date="2020-08-04T15:41:00Z">
                    <w:rPr/>
                  </w:rPrChange>
                </w:rPr>
                <w:t xml:space="preserve">From a software user's standpoint, it is not immediately clear in Chapter 3 what are the key decisions one would have to make before using the software properly. There appear to be </w:t>
              </w:r>
              <w:proofErr w:type="gramStart"/>
              <w:r w:rsidR="00065235" w:rsidRPr="00D779B3">
                <w:rPr>
                  <w:rFonts w:ascii="Arial" w:hAnsi="Arial" w:cs="Arial"/>
                  <w:sz w:val="18"/>
                  <w:szCs w:val="20"/>
                  <w:rPrChange w:id="417" w:author="Stephanie Kobakian" w:date="2020-08-04T15:41:00Z">
                    <w:rPr/>
                  </w:rPrChange>
                </w:rPr>
                <w:t>a number of</w:t>
              </w:r>
              <w:proofErr w:type="gramEnd"/>
              <w:r w:rsidR="00065235" w:rsidRPr="00D779B3">
                <w:rPr>
                  <w:rFonts w:ascii="Arial" w:hAnsi="Arial" w:cs="Arial"/>
                  <w:sz w:val="18"/>
                  <w:szCs w:val="20"/>
                  <w:rPrChange w:id="418" w:author="Stephanie Kobakian" w:date="2020-08-04T15:41:00Z">
                    <w:rPr/>
                  </w:rPrChange>
                </w:rPr>
                <w:t xml:space="preserve"> options in each of the functions and it's not clear which ones can be left at default values and which ones must be specified by the user.</w:t>
              </w:r>
            </w:ins>
            <w:ins w:id="419" w:author="Stephanie Kobakian" w:date="2020-08-04T14:12:00Z">
              <w:r w:rsidR="00152B9A" w:rsidRPr="00D779B3">
                <w:rPr>
                  <w:rFonts w:ascii="Arial" w:hAnsi="Arial" w:cs="Arial"/>
                  <w:sz w:val="18"/>
                  <w:szCs w:val="20"/>
                  <w:rPrChange w:id="420" w:author="Stephanie Kobakian" w:date="2020-08-04T15:41:00Z">
                    <w:rPr>
                      <w:rFonts w:ascii="Arial" w:hAnsi="Arial" w:cs="Arial"/>
                      <w:sz w:val="20"/>
                    </w:rPr>
                  </w:rPrChange>
                </w:rPr>
                <w:t xml:space="preserve"> </w:t>
              </w:r>
            </w:ins>
            <w:ins w:id="421" w:author="Stephanie Kobakian" w:date="2020-07-18T16:46:00Z">
              <w:r w:rsidR="00065235" w:rsidRPr="00D779B3">
                <w:rPr>
                  <w:rFonts w:ascii="Arial" w:hAnsi="Arial" w:cs="Arial"/>
                  <w:sz w:val="18"/>
                  <w:szCs w:val="20"/>
                  <w:rPrChange w:id="422" w:author="Stephanie Kobakian" w:date="2020-08-04T15:41:00Z">
                    <w:rPr/>
                  </w:rPrChange>
                </w:rPr>
                <w:t>Furthermore, it would be helpful to have some sense of the how sensitive the algorithm is to changes in key parameters.</w:t>
              </w:r>
            </w:ins>
          </w:p>
          <w:p w14:paraId="76EA519F" w14:textId="77777777" w:rsidR="00065235" w:rsidRPr="00D779B3" w:rsidRDefault="00065235">
            <w:pPr>
              <w:spacing w:line="264" w:lineRule="auto"/>
              <w:ind w:left="284" w:hanging="284"/>
              <w:rPr>
                <w:ins w:id="423" w:author="Stephanie Kobakian" w:date="2020-07-18T16:46:00Z"/>
                <w:rFonts w:ascii="Arial" w:hAnsi="Arial" w:cs="Arial"/>
                <w:sz w:val="18"/>
                <w:szCs w:val="20"/>
                <w:rPrChange w:id="424" w:author="Stephanie Kobakian" w:date="2020-08-04T15:41:00Z">
                  <w:rPr>
                    <w:ins w:id="425" w:author="Stephanie Kobakian" w:date="2020-07-18T16:46:00Z"/>
                    <w:rFonts w:ascii="Arial" w:hAnsi="Arial" w:cs="Arial"/>
                    <w:sz w:val="20"/>
                  </w:rPr>
                </w:rPrChange>
              </w:rPr>
              <w:pPrChange w:id="426" w:author="Stephanie Kobakian" w:date="2020-08-03T16:13:00Z">
                <w:pPr>
                  <w:spacing w:line="264" w:lineRule="auto"/>
                </w:pPr>
              </w:pPrChange>
            </w:pPr>
          </w:p>
        </w:tc>
        <w:tc>
          <w:tcPr>
            <w:tcW w:w="4494" w:type="dxa"/>
            <w:tcPrChange w:id="427" w:author="Stephanie Kobakian" w:date="2020-08-12T19:36:00Z">
              <w:tcPr>
                <w:tcW w:w="3002" w:type="dxa"/>
              </w:tcPr>
            </w:tcPrChange>
          </w:tcPr>
          <w:p w14:paraId="588A8C23" w14:textId="4CED5959" w:rsidR="0002739F" w:rsidRDefault="00895B0E">
            <w:pPr>
              <w:spacing w:line="264" w:lineRule="auto"/>
              <w:ind w:left="284" w:hanging="284"/>
              <w:rPr>
                <w:ins w:id="428" w:author="Stephanie Kobakian" w:date="2020-08-12T22:34:00Z"/>
                <w:rFonts w:ascii="Arial" w:hAnsi="Arial" w:cs="Arial"/>
                <w:sz w:val="18"/>
                <w:szCs w:val="20"/>
              </w:rPr>
            </w:pPr>
            <w:ins w:id="429" w:author="Stephanie Kobakian" w:date="2020-07-23T15:23:00Z">
              <w:r w:rsidRPr="00D779B3">
                <w:rPr>
                  <w:rFonts w:ascii="Arial" w:hAnsi="Arial" w:cs="Arial"/>
                  <w:sz w:val="18"/>
                  <w:szCs w:val="20"/>
                  <w:rPrChange w:id="430" w:author="Stephanie Kobakian" w:date="2020-08-04T15:41:00Z">
                    <w:rPr>
                      <w:rFonts w:ascii="Arial" w:hAnsi="Arial" w:cs="Arial"/>
                      <w:sz w:val="20"/>
                    </w:rPr>
                  </w:rPrChange>
                </w:rPr>
                <w:t xml:space="preserve">I have expanded the </w:t>
              </w:r>
            </w:ins>
            <w:ins w:id="431" w:author="Stephanie Kobakian" w:date="2020-07-23T15:25:00Z">
              <w:r w:rsidRPr="00D779B3">
                <w:rPr>
                  <w:rFonts w:ascii="Arial" w:hAnsi="Arial" w:cs="Arial"/>
                  <w:sz w:val="18"/>
                  <w:szCs w:val="20"/>
                  <w:rPrChange w:id="432" w:author="Stephanie Kobakian" w:date="2020-08-04T15:41:00Z">
                    <w:rPr>
                      <w:rFonts w:ascii="Arial" w:hAnsi="Arial" w:cs="Arial"/>
                      <w:sz w:val="20"/>
                    </w:rPr>
                  </w:rPrChange>
                </w:rPr>
                <w:t>“</w:t>
              </w:r>
            </w:ins>
            <w:ins w:id="433" w:author="Stephanie Kobakian" w:date="2020-07-23T15:23:00Z">
              <w:r w:rsidRPr="00D779B3">
                <w:rPr>
                  <w:rFonts w:ascii="Arial" w:hAnsi="Arial" w:cs="Arial"/>
                  <w:sz w:val="18"/>
                  <w:szCs w:val="20"/>
                  <w:rPrChange w:id="434" w:author="Stephanie Kobakian" w:date="2020-08-04T15:41:00Z">
                    <w:rPr>
                      <w:rFonts w:ascii="Arial" w:hAnsi="Arial" w:cs="Arial"/>
                      <w:sz w:val="20"/>
                    </w:rPr>
                  </w:rPrChange>
                </w:rPr>
                <w:t>User choices</w:t>
              </w:r>
            </w:ins>
            <w:ins w:id="435" w:author="Stephanie Kobakian" w:date="2020-07-23T15:25:00Z">
              <w:r w:rsidRPr="00D779B3">
                <w:rPr>
                  <w:rFonts w:ascii="Arial" w:hAnsi="Arial" w:cs="Arial"/>
                  <w:sz w:val="18"/>
                  <w:szCs w:val="20"/>
                  <w:rPrChange w:id="436" w:author="Stephanie Kobakian" w:date="2020-08-04T15:41:00Z">
                    <w:rPr>
                      <w:rFonts w:ascii="Arial" w:hAnsi="Arial" w:cs="Arial"/>
                      <w:sz w:val="20"/>
                    </w:rPr>
                  </w:rPrChange>
                </w:rPr>
                <w:t>”</w:t>
              </w:r>
            </w:ins>
            <w:ins w:id="437" w:author="Stephanie Kobakian" w:date="2020-07-23T15:23:00Z">
              <w:r w:rsidRPr="00D779B3">
                <w:rPr>
                  <w:rFonts w:ascii="Arial" w:hAnsi="Arial" w:cs="Arial"/>
                  <w:sz w:val="18"/>
                  <w:szCs w:val="20"/>
                  <w:rPrChange w:id="438" w:author="Stephanie Kobakian" w:date="2020-08-04T15:41:00Z">
                    <w:rPr>
                      <w:rFonts w:ascii="Arial" w:hAnsi="Arial" w:cs="Arial"/>
                      <w:sz w:val="20"/>
                    </w:rPr>
                  </w:rPrChange>
                </w:rPr>
                <w:t xml:space="preserve"> section </w:t>
              </w:r>
            </w:ins>
            <w:ins w:id="439" w:author="Stephanie Kobakian" w:date="2020-07-23T15:24:00Z">
              <w:r w:rsidRPr="00D779B3">
                <w:rPr>
                  <w:rFonts w:ascii="Arial" w:hAnsi="Arial" w:cs="Arial"/>
                  <w:sz w:val="18"/>
                  <w:szCs w:val="20"/>
                  <w:rPrChange w:id="440" w:author="Stephanie Kobakian" w:date="2020-08-04T15:41:00Z">
                    <w:rPr>
                      <w:rFonts w:ascii="Arial" w:hAnsi="Arial" w:cs="Arial"/>
                      <w:sz w:val="20"/>
                    </w:rPr>
                  </w:rPrChange>
                </w:rPr>
                <w:t>to explain</w:t>
              </w:r>
            </w:ins>
            <w:ins w:id="441" w:author="Stephanie Kobakian" w:date="2020-07-23T15:28:00Z">
              <w:r w:rsidR="002226BE" w:rsidRPr="00D779B3">
                <w:rPr>
                  <w:rFonts w:ascii="Arial" w:hAnsi="Arial" w:cs="Arial"/>
                  <w:sz w:val="18"/>
                  <w:szCs w:val="20"/>
                  <w:rPrChange w:id="442" w:author="Stephanie Kobakian" w:date="2020-08-04T15:41:00Z">
                    <w:rPr>
                      <w:rFonts w:ascii="Arial" w:hAnsi="Arial" w:cs="Arial"/>
                      <w:sz w:val="20"/>
                    </w:rPr>
                  </w:rPrChange>
                </w:rPr>
                <w:t xml:space="preserve"> only two inputs are required to begin using the </w:t>
              </w:r>
            </w:ins>
            <w:ins w:id="443" w:author="Stephanie Kobakian" w:date="2020-08-12T12:41:00Z">
              <w:r w:rsidR="00B91E25">
                <w:rPr>
                  <w:rFonts w:ascii="Arial" w:hAnsi="Arial" w:cs="Arial"/>
                  <w:sz w:val="18"/>
                  <w:szCs w:val="20"/>
                </w:rPr>
                <w:t xml:space="preserve">algorithm </w:t>
              </w:r>
            </w:ins>
            <w:ins w:id="444" w:author="Stephanie Kobakian" w:date="2020-07-23T15:28:00Z">
              <w:r w:rsidR="002226BE" w:rsidRPr="00D779B3">
                <w:rPr>
                  <w:rFonts w:ascii="Arial" w:hAnsi="Arial" w:cs="Arial"/>
                  <w:sz w:val="18"/>
                  <w:szCs w:val="20"/>
                  <w:rPrChange w:id="445" w:author="Stephanie Kobakian" w:date="2020-08-04T15:41:00Z">
                    <w:rPr>
                      <w:rFonts w:ascii="Arial" w:hAnsi="Arial" w:cs="Arial"/>
                      <w:sz w:val="20"/>
                    </w:rPr>
                  </w:rPrChange>
                </w:rPr>
                <w:t>the shape file, and the id column.</w:t>
              </w:r>
            </w:ins>
            <w:ins w:id="446" w:author="Stephanie Kobakian" w:date="2020-08-12T22:34:00Z">
              <w:r w:rsidR="0002739F">
                <w:rPr>
                  <w:rFonts w:ascii="Arial" w:hAnsi="Arial" w:cs="Arial"/>
                  <w:sz w:val="18"/>
                  <w:szCs w:val="20"/>
                </w:rPr>
                <w:t xml:space="preserve"> I have explained the use of the other parameters and </w:t>
              </w:r>
            </w:ins>
            <w:ins w:id="447" w:author="Stephanie Kobakian" w:date="2020-08-12T22:35:00Z">
              <w:r w:rsidR="0002739F">
                <w:rPr>
                  <w:rFonts w:ascii="Arial" w:hAnsi="Arial" w:cs="Arial"/>
                  <w:sz w:val="18"/>
                  <w:szCs w:val="20"/>
                </w:rPr>
                <w:t xml:space="preserve">inputs for each step in the process. </w:t>
              </w:r>
              <w:r w:rsidR="0052352B">
                <w:rPr>
                  <w:rFonts w:ascii="Arial" w:hAnsi="Arial" w:cs="Arial"/>
                  <w:sz w:val="18"/>
                  <w:szCs w:val="20"/>
                </w:rPr>
                <w:t>Specifically:</w:t>
              </w:r>
            </w:ins>
          </w:p>
          <w:p w14:paraId="5131A675" w14:textId="77777777" w:rsidR="0002739F" w:rsidRPr="009903BF" w:rsidRDefault="0002739F">
            <w:pPr>
              <w:spacing w:line="264" w:lineRule="auto"/>
              <w:ind w:left="284" w:hanging="284"/>
              <w:rPr>
                <w:ins w:id="448" w:author="Stephanie Kobakian" w:date="2020-08-12T22:30:00Z"/>
                <w:rFonts w:ascii="Arial" w:hAnsi="Arial" w:cs="Arial"/>
                <w:i/>
                <w:iCs/>
                <w:sz w:val="18"/>
                <w:szCs w:val="20"/>
                <w:rPrChange w:id="449" w:author="Stephanie Kobakian" w:date="2020-08-12T23:35:00Z">
                  <w:rPr>
                    <w:ins w:id="450" w:author="Stephanie Kobakian" w:date="2020-08-12T22:30:00Z"/>
                    <w:rFonts w:ascii="Arial" w:hAnsi="Arial" w:cs="Arial"/>
                    <w:sz w:val="18"/>
                    <w:szCs w:val="20"/>
                  </w:rPr>
                </w:rPrChange>
              </w:rPr>
            </w:pPr>
          </w:p>
          <w:p w14:paraId="1CB81651" w14:textId="299B1160" w:rsidR="00065235" w:rsidRPr="009903BF" w:rsidRDefault="0002739F">
            <w:pPr>
              <w:spacing w:line="264" w:lineRule="auto"/>
              <w:ind w:left="284" w:hanging="284"/>
              <w:rPr>
                <w:ins w:id="451" w:author="Stephanie Kobakian" w:date="2020-07-23T15:28:00Z"/>
                <w:rFonts w:ascii="Arial" w:hAnsi="Arial" w:cs="Arial"/>
                <w:i/>
                <w:iCs/>
                <w:sz w:val="18"/>
                <w:szCs w:val="20"/>
                <w:rPrChange w:id="452" w:author="Stephanie Kobakian" w:date="2020-08-12T23:35:00Z">
                  <w:rPr>
                    <w:ins w:id="453" w:author="Stephanie Kobakian" w:date="2020-07-23T15:28:00Z"/>
                    <w:rFonts w:ascii="Arial" w:hAnsi="Arial" w:cs="Arial"/>
                    <w:sz w:val="20"/>
                  </w:rPr>
                </w:rPrChange>
              </w:rPr>
              <w:pPrChange w:id="454" w:author="Stephanie Kobakian" w:date="2020-08-03T16:13:00Z">
                <w:pPr>
                  <w:spacing w:line="264" w:lineRule="auto"/>
                </w:pPr>
              </w:pPrChange>
            </w:pPr>
            <w:ins w:id="455" w:author="Stephanie Kobakian" w:date="2020-08-12T22:30:00Z">
              <w:r w:rsidRPr="009903BF">
                <w:rPr>
                  <w:rFonts w:ascii="Arial" w:hAnsi="Arial" w:cs="Arial"/>
                  <w:i/>
                  <w:iCs/>
                  <w:sz w:val="18"/>
                  <w:szCs w:val="20"/>
                  <w:rPrChange w:id="456" w:author="Stephanie Kobakian" w:date="2020-08-12T23:35:00Z">
                    <w:rPr>
                      <w:rFonts w:ascii="Arial" w:hAnsi="Arial" w:cs="Arial"/>
                      <w:sz w:val="18"/>
                      <w:szCs w:val="20"/>
                    </w:rPr>
                  </w:rPrChange>
                </w:rPr>
                <w:t>“The centroids derived from the shape file are necessary inputs when creating a grid. The creation of the grid and filtering out the unlikely points to be used in the resulting hexagon map results in the hexagon tile map grid. At this point, the centroid set and the grid become the necessary inputs to the allocation process.”</w:t>
              </w:r>
            </w:ins>
            <w:ins w:id="457" w:author="Stephanie Kobakian" w:date="2020-08-12T12:47:00Z">
              <w:r w:rsidR="00A0432A" w:rsidRPr="009903BF">
                <w:rPr>
                  <w:rFonts w:ascii="Arial" w:hAnsi="Arial" w:cs="Arial"/>
                  <w:i/>
                  <w:iCs/>
                  <w:sz w:val="18"/>
                  <w:szCs w:val="20"/>
                  <w:rPrChange w:id="458" w:author="Stephanie Kobakian" w:date="2020-08-12T23:35:00Z">
                    <w:rPr>
                      <w:rFonts w:ascii="Arial" w:hAnsi="Arial" w:cs="Arial"/>
                      <w:sz w:val="18"/>
                      <w:szCs w:val="20"/>
                    </w:rPr>
                  </w:rPrChange>
                </w:rPr>
                <w:br/>
              </w:r>
            </w:ins>
          </w:p>
          <w:p w14:paraId="164A45B0" w14:textId="67C16206" w:rsidR="00647EB3" w:rsidRPr="00D779B3" w:rsidRDefault="00647EB3">
            <w:pPr>
              <w:spacing w:line="264" w:lineRule="auto"/>
              <w:rPr>
                <w:ins w:id="459" w:author="Stephanie Kobakian" w:date="2020-07-18T16:46:00Z"/>
                <w:rFonts w:ascii="Arial" w:hAnsi="Arial" w:cs="Arial"/>
                <w:sz w:val="18"/>
                <w:szCs w:val="20"/>
                <w:rPrChange w:id="460" w:author="Stephanie Kobakian" w:date="2020-08-04T15:41:00Z">
                  <w:rPr>
                    <w:ins w:id="461" w:author="Stephanie Kobakian" w:date="2020-07-18T16:46:00Z"/>
                    <w:rFonts w:ascii="Arial" w:hAnsi="Arial" w:cs="Arial"/>
                    <w:sz w:val="20"/>
                  </w:rPr>
                </w:rPrChange>
              </w:rPr>
            </w:pPr>
          </w:p>
        </w:tc>
        <w:tc>
          <w:tcPr>
            <w:tcW w:w="1508" w:type="dxa"/>
            <w:tcPrChange w:id="462" w:author="Stephanie Kobakian" w:date="2020-08-12T19:36:00Z">
              <w:tcPr>
                <w:tcW w:w="3000" w:type="dxa"/>
              </w:tcPr>
            </w:tcPrChange>
          </w:tcPr>
          <w:p w14:paraId="1B568127" w14:textId="187DA5B4" w:rsidR="00065235" w:rsidRDefault="009C4535">
            <w:pPr>
              <w:spacing w:line="264" w:lineRule="auto"/>
              <w:ind w:left="284" w:hanging="284"/>
              <w:rPr>
                <w:ins w:id="463" w:author="Stephanie Kobakian" w:date="2020-08-12T22:36:00Z"/>
                <w:rFonts w:ascii="Arial" w:hAnsi="Arial" w:cs="Arial"/>
                <w:sz w:val="18"/>
                <w:szCs w:val="20"/>
              </w:rPr>
            </w:pPr>
            <w:ins w:id="464" w:author="Stephanie Kobakian" w:date="2020-08-12T12:41:00Z">
              <w:r>
                <w:rPr>
                  <w:rFonts w:ascii="Arial" w:hAnsi="Arial" w:cs="Arial"/>
                  <w:sz w:val="18"/>
                  <w:szCs w:val="20"/>
                </w:rPr>
                <w:t>p. 4</w:t>
              </w:r>
            </w:ins>
            <w:ins w:id="465" w:author="Stephanie Kobakian" w:date="2020-08-13T12:29:00Z">
              <w:r w:rsidR="00ED5121">
                <w:rPr>
                  <w:rFonts w:ascii="Arial" w:hAnsi="Arial" w:cs="Arial"/>
                  <w:sz w:val="18"/>
                  <w:szCs w:val="20"/>
                </w:rPr>
                <w:t>5</w:t>
              </w:r>
            </w:ins>
          </w:p>
          <w:p w14:paraId="4433990C" w14:textId="77777777" w:rsidR="0052352B" w:rsidRDefault="0052352B">
            <w:pPr>
              <w:spacing w:line="264" w:lineRule="auto"/>
              <w:ind w:left="284" w:hanging="284"/>
              <w:rPr>
                <w:ins w:id="466" w:author="Stephanie Kobakian" w:date="2020-08-12T22:36:00Z"/>
                <w:rFonts w:ascii="Arial" w:hAnsi="Arial" w:cs="Arial"/>
                <w:sz w:val="18"/>
                <w:szCs w:val="20"/>
              </w:rPr>
            </w:pPr>
          </w:p>
          <w:p w14:paraId="64A3064E" w14:textId="77777777" w:rsidR="0052352B" w:rsidRDefault="0052352B">
            <w:pPr>
              <w:spacing w:line="264" w:lineRule="auto"/>
              <w:ind w:left="284" w:hanging="284"/>
              <w:rPr>
                <w:ins w:id="467" w:author="Stephanie Kobakian" w:date="2020-08-12T22:36:00Z"/>
                <w:rFonts w:ascii="Arial" w:hAnsi="Arial" w:cs="Arial"/>
                <w:sz w:val="18"/>
                <w:szCs w:val="20"/>
              </w:rPr>
            </w:pPr>
          </w:p>
          <w:p w14:paraId="73B607AF" w14:textId="77777777" w:rsidR="0052352B" w:rsidRDefault="0052352B">
            <w:pPr>
              <w:spacing w:line="264" w:lineRule="auto"/>
              <w:ind w:left="284" w:hanging="284"/>
              <w:rPr>
                <w:ins w:id="468" w:author="Stephanie Kobakian" w:date="2020-08-12T22:36:00Z"/>
                <w:rFonts w:ascii="Arial" w:hAnsi="Arial" w:cs="Arial"/>
                <w:sz w:val="18"/>
                <w:szCs w:val="20"/>
              </w:rPr>
            </w:pPr>
          </w:p>
          <w:p w14:paraId="41BA4F3F" w14:textId="77777777" w:rsidR="0052352B" w:rsidRDefault="0052352B">
            <w:pPr>
              <w:spacing w:line="264" w:lineRule="auto"/>
              <w:ind w:left="284" w:hanging="284"/>
              <w:rPr>
                <w:ins w:id="469" w:author="Stephanie Kobakian" w:date="2020-08-12T22:36:00Z"/>
                <w:rFonts w:ascii="Arial" w:hAnsi="Arial" w:cs="Arial"/>
                <w:sz w:val="18"/>
                <w:szCs w:val="20"/>
              </w:rPr>
            </w:pPr>
          </w:p>
          <w:p w14:paraId="5912432A" w14:textId="77777777" w:rsidR="0052352B" w:rsidRDefault="0052352B">
            <w:pPr>
              <w:spacing w:line="264" w:lineRule="auto"/>
              <w:ind w:left="284" w:hanging="284"/>
              <w:rPr>
                <w:ins w:id="470" w:author="Stephanie Kobakian" w:date="2020-08-12T22:36:00Z"/>
                <w:rFonts w:ascii="Arial" w:hAnsi="Arial" w:cs="Arial"/>
                <w:sz w:val="18"/>
                <w:szCs w:val="20"/>
              </w:rPr>
            </w:pPr>
          </w:p>
          <w:p w14:paraId="329DE23E" w14:textId="77777777" w:rsidR="0052352B" w:rsidRDefault="0052352B">
            <w:pPr>
              <w:spacing w:line="264" w:lineRule="auto"/>
              <w:ind w:left="284" w:hanging="284"/>
              <w:rPr>
                <w:ins w:id="471" w:author="Stephanie Kobakian" w:date="2020-08-12T22:36:00Z"/>
                <w:rFonts w:ascii="Arial" w:hAnsi="Arial" w:cs="Arial"/>
                <w:sz w:val="18"/>
                <w:szCs w:val="20"/>
              </w:rPr>
            </w:pPr>
          </w:p>
          <w:p w14:paraId="30AC8B3D" w14:textId="77777777" w:rsidR="0052352B" w:rsidRDefault="0052352B">
            <w:pPr>
              <w:spacing w:line="264" w:lineRule="auto"/>
              <w:ind w:left="284" w:hanging="284"/>
              <w:rPr>
                <w:ins w:id="472" w:author="Stephanie Kobakian" w:date="2020-08-12T22:36:00Z"/>
                <w:rFonts w:ascii="Arial" w:hAnsi="Arial" w:cs="Arial"/>
                <w:sz w:val="18"/>
                <w:szCs w:val="20"/>
              </w:rPr>
            </w:pPr>
            <w:ins w:id="473" w:author="Stephanie Kobakian" w:date="2020-08-12T22:36:00Z">
              <w:r>
                <w:rPr>
                  <w:rFonts w:ascii="Arial" w:hAnsi="Arial" w:cs="Arial"/>
                  <w:sz w:val="18"/>
                  <w:szCs w:val="20"/>
                </w:rPr>
                <w:t>Appendix item:</w:t>
              </w:r>
            </w:ins>
          </w:p>
          <w:p w14:paraId="3A602D68" w14:textId="22C53337" w:rsidR="0052352B" w:rsidRPr="00D779B3" w:rsidRDefault="0052352B">
            <w:pPr>
              <w:spacing w:line="264" w:lineRule="auto"/>
              <w:ind w:left="284" w:hanging="284"/>
              <w:rPr>
                <w:ins w:id="474" w:author="Stephanie Kobakian" w:date="2020-07-18T16:46:00Z"/>
                <w:rFonts w:ascii="Arial" w:hAnsi="Arial" w:cs="Arial"/>
                <w:sz w:val="18"/>
                <w:szCs w:val="20"/>
                <w:rPrChange w:id="475" w:author="Stephanie Kobakian" w:date="2020-08-04T15:41:00Z">
                  <w:rPr>
                    <w:ins w:id="476" w:author="Stephanie Kobakian" w:date="2020-07-18T16:46:00Z"/>
                    <w:rFonts w:ascii="Arial" w:hAnsi="Arial" w:cs="Arial"/>
                    <w:sz w:val="20"/>
                  </w:rPr>
                </w:rPrChange>
              </w:rPr>
              <w:pPrChange w:id="477" w:author="Stephanie Kobakian" w:date="2020-08-03T16:13:00Z">
                <w:pPr>
                  <w:spacing w:line="264" w:lineRule="auto"/>
                </w:pPr>
              </w:pPrChange>
            </w:pPr>
            <w:ins w:id="478" w:author="Stephanie Kobakian" w:date="2020-08-12T22:36:00Z">
              <w:r>
                <w:rPr>
                  <w:rFonts w:ascii="Arial" w:hAnsi="Arial" w:cs="Arial"/>
                  <w:sz w:val="18"/>
                  <w:szCs w:val="20"/>
                </w:rPr>
                <w:t>A</w:t>
              </w:r>
            </w:ins>
            <w:ins w:id="479" w:author="Stephanie Kobakian" w:date="2020-08-12T23:30:00Z">
              <w:r w:rsidR="001E27DF">
                <w:rPr>
                  <w:rFonts w:ascii="Arial" w:hAnsi="Arial" w:cs="Arial"/>
                  <w:sz w:val="18"/>
                  <w:szCs w:val="20"/>
                </w:rPr>
                <w:t>2</w:t>
              </w:r>
            </w:ins>
            <w:ins w:id="480" w:author="Stephanie Kobakian" w:date="2020-08-12T23:31:00Z">
              <w:r w:rsidR="001E27DF">
                <w:rPr>
                  <w:rFonts w:ascii="Arial" w:hAnsi="Arial" w:cs="Arial"/>
                  <w:sz w:val="18"/>
                  <w:szCs w:val="20"/>
                </w:rPr>
                <w:t>d</w:t>
              </w:r>
            </w:ins>
          </w:p>
        </w:tc>
      </w:tr>
    </w:tbl>
    <w:p w14:paraId="3EC2CD67" w14:textId="77777777" w:rsidR="006B13ED" w:rsidRDefault="00065235">
      <w:pPr>
        <w:ind w:left="284" w:hanging="284"/>
        <w:rPr>
          <w:ins w:id="481" w:author="Stephanie Kobakian" w:date="2020-08-12T23:19:00Z"/>
          <w:rFonts w:ascii="Arial" w:hAnsi="Arial" w:cs="Arial"/>
          <w:sz w:val="18"/>
          <w:szCs w:val="20"/>
        </w:rPr>
      </w:pPr>
      <w:ins w:id="482" w:author="Stephanie Kobakian" w:date="2020-07-18T16:47:00Z">
        <w:r w:rsidRPr="00D779B3">
          <w:rPr>
            <w:rFonts w:ascii="Arial" w:hAnsi="Arial" w:cs="Arial"/>
            <w:sz w:val="18"/>
            <w:szCs w:val="20"/>
            <w:rPrChange w:id="483" w:author="Stephanie Kobakian" w:date="2020-08-04T15:41:00Z">
              <w:rPr/>
            </w:rPrChange>
          </w:rPr>
          <w:br/>
        </w:r>
      </w:ins>
    </w:p>
    <w:p w14:paraId="6FDA1B09" w14:textId="77777777" w:rsidR="009903BF" w:rsidRDefault="009903BF">
      <w:pPr>
        <w:rPr>
          <w:ins w:id="484" w:author="Stephanie Kobakian" w:date="2020-08-12T23:34:00Z"/>
          <w:rFonts w:ascii="Arial" w:hAnsi="Arial" w:cs="Arial"/>
          <w:sz w:val="18"/>
          <w:szCs w:val="20"/>
        </w:rPr>
      </w:pPr>
      <w:ins w:id="485" w:author="Stephanie Kobakian" w:date="2020-08-12T23:34:00Z">
        <w:r>
          <w:rPr>
            <w:rFonts w:ascii="Arial" w:hAnsi="Arial" w:cs="Arial"/>
            <w:sz w:val="18"/>
            <w:szCs w:val="20"/>
          </w:rPr>
          <w:lastRenderedPageBreak/>
          <w:br w:type="page"/>
        </w:r>
      </w:ins>
    </w:p>
    <w:p w14:paraId="0555FDE0" w14:textId="2584B9D6" w:rsidR="00E43387" w:rsidRPr="00D779B3" w:rsidRDefault="00065235">
      <w:pPr>
        <w:ind w:left="284" w:hanging="284"/>
        <w:rPr>
          <w:ins w:id="486" w:author="Stephanie Kobakian" w:date="2020-07-18T16:46:00Z"/>
          <w:rFonts w:ascii="Arial" w:hAnsi="Arial" w:cs="Arial"/>
          <w:sz w:val="18"/>
          <w:szCs w:val="20"/>
          <w:rPrChange w:id="487" w:author="Stephanie Kobakian" w:date="2020-08-04T15:41:00Z">
            <w:rPr>
              <w:ins w:id="488" w:author="Stephanie Kobakian" w:date="2020-07-18T16:46:00Z"/>
            </w:rPr>
          </w:rPrChange>
        </w:rPr>
        <w:pPrChange w:id="489" w:author="Stephanie Kobakian" w:date="2020-08-03T16:13:00Z">
          <w:pPr/>
        </w:pPrChange>
      </w:pPr>
      <w:ins w:id="490" w:author="Stephanie Kobakian" w:date="2020-07-18T16:47:00Z">
        <w:r w:rsidRPr="00D779B3">
          <w:rPr>
            <w:rFonts w:ascii="Arial" w:hAnsi="Arial" w:cs="Arial"/>
            <w:sz w:val="18"/>
            <w:szCs w:val="20"/>
            <w:rPrChange w:id="491" w:author="Stephanie Kobakian" w:date="2020-08-04T15:41:00Z">
              <w:rPr/>
            </w:rPrChange>
          </w:rPr>
          <w:lastRenderedPageBreak/>
          <w:t>Remarks specific to Chapter 4:</w:t>
        </w:r>
      </w:ins>
    </w:p>
    <w:tbl>
      <w:tblPr>
        <w:tblStyle w:val="TableGrid"/>
        <w:tblW w:w="0" w:type="auto"/>
        <w:tblLook w:val="04A0" w:firstRow="1" w:lastRow="0" w:firstColumn="1" w:lastColumn="0" w:noHBand="0" w:noVBand="1"/>
        <w:tblPrChange w:id="492" w:author="Stephanie Kobakian" w:date="2020-08-12T12:22:00Z">
          <w:tblPr>
            <w:tblStyle w:val="TableGrid"/>
            <w:tblW w:w="0" w:type="auto"/>
            <w:tblLook w:val="04A0" w:firstRow="1" w:lastRow="0" w:firstColumn="1" w:lastColumn="0" w:noHBand="0" w:noVBand="1"/>
          </w:tblPr>
        </w:tblPrChange>
      </w:tblPr>
      <w:tblGrid>
        <w:gridCol w:w="3014"/>
        <w:gridCol w:w="4636"/>
        <w:gridCol w:w="1366"/>
        <w:tblGridChange w:id="493">
          <w:tblGrid>
            <w:gridCol w:w="3014"/>
            <w:gridCol w:w="3002"/>
            <w:gridCol w:w="3000"/>
          </w:tblGrid>
        </w:tblGridChange>
      </w:tblGrid>
      <w:tr w:rsidR="000A305E" w:rsidRPr="00D779B3" w14:paraId="7163DDDD" w14:textId="77777777" w:rsidTr="00837C75">
        <w:trPr>
          <w:ins w:id="494" w:author="Stephanie Kobakian" w:date="2020-07-18T13:53:00Z"/>
        </w:trPr>
        <w:tc>
          <w:tcPr>
            <w:tcW w:w="3014" w:type="dxa"/>
            <w:tcPrChange w:id="495" w:author="Stephanie Kobakian" w:date="2020-08-12T12:22:00Z">
              <w:tcPr>
                <w:tcW w:w="3014" w:type="dxa"/>
              </w:tcPr>
            </w:tcPrChange>
          </w:tcPr>
          <w:p w14:paraId="3C1781E6" w14:textId="1B341F12" w:rsidR="00547127" w:rsidRPr="00D779B3" w:rsidRDefault="000F4E40">
            <w:pPr>
              <w:ind w:left="284" w:hanging="284"/>
              <w:rPr>
                <w:ins w:id="496" w:author="Stephanie Kobakian" w:date="2020-07-28T17:01:00Z"/>
                <w:rFonts w:ascii="Arial" w:hAnsi="Arial" w:cs="Arial"/>
                <w:sz w:val="18"/>
                <w:szCs w:val="20"/>
                <w:rPrChange w:id="497" w:author="Stephanie Kobakian" w:date="2020-08-04T15:41:00Z">
                  <w:rPr>
                    <w:ins w:id="498" w:author="Stephanie Kobakian" w:date="2020-07-28T17:01:00Z"/>
                    <w:rFonts w:ascii="Arial" w:hAnsi="Arial" w:cs="Arial"/>
                    <w:sz w:val="20"/>
                  </w:rPr>
                </w:rPrChange>
              </w:rPr>
              <w:pPrChange w:id="499" w:author="Stephanie Kobakian" w:date="2020-08-03T16:13:00Z">
                <w:pPr/>
              </w:pPrChange>
            </w:pPr>
            <w:ins w:id="500" w:author="Stephanie Kobakian" w:date="2020-08-03T16:11:00Z">
              <w:r w:rsidRPr="00D779B3">
                <w:rPr>
                  <w:rFonts w:ascii="Arial" w:hAnsi="Arial" w:cs="Arial"/>
                  <w:sz w:val="18"/>
                  <w:szCs w:val="20"/>
                  <w:rPrChange w:id="501" w:author="Stephanie Kobakian" w:date="2020-08-04T15:41:00Z">
                    <w:rPr>
                      <w:rFonts w:ascii="Arial" w:hAnsi="Arial" w:cs="Arial"/>
                      <w:sz w:val="20"/>
                    </w:rPr>
                  </w:rPrChange>
                </w:rPr>
                <w:t xml:space="preserve">1.7 </w:t>
              </w:r>
            </w:ins>
            <w:ins w:id="502" w:author="Stephanie Kobakian" w:date="2020-07-18T13:53:00Z">
              <w:r w:rsidR="000A305E" w:rsidRPr="00D779B3">
                <w:rPr>
                  <w:rFonts w:ascii="Arial" w:hAnsi="Arial" w:cs="Arial"/>
                  <w:sz w:val="18"/>
                  <w:szCs w:val="20"/>
                  <w:rPrChange w:id="503" w:author="Stephanie Kobakian" w:date="2020-08-04T15:41:00Z">
                    <w:rPr/>
                  </w:rPrChange>
                </w:rPr>
                <w:t>Chapter 4 is overall well-done, but I thought something to be added to the discussion is</w:t>
              </w:r>
            </w:ins>
            <w:ins w:id="504" w:author="Stephanie Kobakian" w:date="2020-08-03T16:11:00Z">
              <w:r w:rsidRPr="00D779B3">
                <w:rPr>
                  <w:rFonts w:ascii="Arial" w:hAnsi="Arial" w:cs="Arial"/>
                  <w:sz w:val="18"/>
                  <w:szCs w:val="20"/>
                  <w:rPrChange w:id="505" w:author="Stephanie Kobakian" w:date="2020-08-04T15:41:00Z">
                    <w:rPr>
                      <w:rFonts w:ascii="Arial" w:hAnsi="Arial" w:cs="Arial"/>
                      <w:sz w:val="20"/>
                    </w:rPr>
                  </w:rPrChange>
                </w:rPr>
                <w:t xml:space="preserve"> </w:t>
              </w:r>
            </w:ins>
            <w:ins w:id="506" w:author="Stephanie Kobakian" w:date="2020-07-18T13:53:00Z">
              <w:r w:rsidR="000A305E" w:rsidRPr="00D779B3">
                <w:rPr>
                  <w:rFonts w:ascii="Arial" w:hAnsi="Arial" w:cs="Arial"/>
                  <w:sz w:val="18"/>
                  <w:szCs w:val="20"/>
                  <w:rPrChange w:id="507" w:author="Stephanie Kobakian" w:date="2020-08-04T15:41:00Z">
                    <w:rPr/>
                  </w:rPrChange>
                </w:rPr>
                <w:t xml:space="preserve">the fact that the hexagon tile map was compared to </w:t>
              </w:r>
            </w:ins>
            <w:ins w:id="508" w:author="Stephanie Kobakian" w:date="2020-07-18T14:20:00Z">
              <w:r w:rsidR="004B44D3" w:rsidRPr="00D779B3">
                <w:rPr>
                  <w:rFonts w:ascii="Arial" w:hAnsi="Arial" w:cs="Arial"/>
                  <w:sz w:val="18"/>
                  <w:szCs w:val="20"/>
                  <w:rPrChange w:id="509" w:author="Stephanie Kobakian" w:date="2020-08-04T15:41:00Z">
                    <w:rPr/>
                  </w:rPrChange>
                </w:rPr>
                <w:t>c</w:t>
              </w:r>
            </w:ins>
            <w:ins w:id="510" w:author="Stephanie Kobakian" w:date="2020-07-18T13:53:00Z">
              <w:r w:rsidR="000A305E" w:rsidRPr="00D779B3">
                <w:rPr>
                  <w:rFonts w:ascii="Arial" w:hAnsi="Arial" w:cs="Arial"/>
                  <w:sz w:val="18"/>
                  <w:szCs w:val="20"/>
                  <w:rPrChange w:id="511" w:author="Stephanie Kobakian" w:date="2020-08-04T15:41:00Z">
                    <w:rPr/>
                  </w:rPrChange>
                </w:rPr>
                <w:t>horopleth maps and not to any of</w:t>
              </w:r>
            </w:ins>
            <w:ins w:id="512" w:author="Stephanie Kobakian" w:date="2020-07-18T14:19:00Z">
              <w:r w:rsidR="004B44D3" w:rsidRPr="00D779B3">
                <w:rPr>
                  <w:rFonts w:ascii="Arial" w:hAnsi="Arial" w:cs="Arial"/>
                  <w:sz w:val="18"/>
                  <w:szCs w:val="20"/>
                  <w:rPrChange w:id="513" w:author="Stephanie Kobakian" w:date="2020-08-04T15:41:00Z">
                    <w:rPr/>
                  </w:rPrChange>
                </w:rPr>
                <w:t xml:space="preserve"> </w:t>
              </w:r>
            </w:ins>
            <w:ins w:id="514" w:author="Stephanie Kobakian" w:date="2020-07-18T13:53:00Z">
              <w:r w:rsidR="000A305E" w:rsidRPr="00D779B3">
                <w:rPr>
                  <w:rFonts w:ascii="Arial" w:hAnsi="Arial" w:cs="Arial"/>
                  <w:sz w:val="18"/>
                  <w:szCs w:val="20"/>
                  <w:rPrChange w:id="515" w:author="Stephanie Kobakian" w:date="2020-08-04T15:41:00Z">
                    <w:rPr/>
                  </w:rPrChange>
                </w:rPr>
                <w:t>the already-proposed alternatives. I can see why this was done given the extreme</w:t>
              </w:r>
            </w:ins>
            <w:ins w:id="516" w:author="Stephanie Kobakian" w:date="2020-08-04T15:37:00Z">
              <w:r w:rsidR="00700629" w:rsidRPr="00D779B3">
                <w:rPr>
                  <w:rFonts w:ascii="Arial" w:hAnsi="Arial" w:cs="Arial"/>
                  <w:sz w:val="18"/>
                  <w:szCs w:val="20"/>
                  <w:rPrChange w:id="517" w:author="Stephanie Kobakian" w:date="2020-08-04T15:41:00Z">
                    <w:rPr>
                      <w:rFonts w:ascii="Arial" w:hAnsi="Arial" w:cs="Arial"/>
                      <w:sz w:val="20"/>
                    </w:rPr>
                  </w:rPrChange>
                </w:rPr>
                <w:t xml:space="preserve"> </w:t>
              </w:r>
            </w:ins>
            <w:ins w:id="518" w:author="Stephanie Kobakian" w:date="2020-07-18T13:53:00Z">
              <w:r w:rsidR="000A305E" w:rsidRPr="00D779B3">
                <w:rPr>
                  <w:rFonts w:ascii="Arial" w:hAnsi="Arial" w:cs="Arial"/>
                  <w:sz w:val="18"/>
                  <w:szCs w:val="20"/>
                  <w:rPrChange w:id="519" w:author="Stephanie Kobakian" w:date="2020-08-04T15:41:00Z">
                    <w:rPr/>
                  </w:rPrChange>
                </w:rPr>
                <w:t>popularity of traditional choropleth maps and the need to validate the hexagon tile map</w:t>
              </w:r>
            </w:ins>
            <w:ins w:id="520" w:author="Stephanie Kobakian" w:date="2020-07-18T14:19:00Z">
              <w:r w:rsidR="004B44D3" w:rsidRPr="00D779B3">
                <w:rPr>
                  <w:rFonts w:ascii="Arial" w:hAnsi="Arial" w:cs="Arial"/>
                  <w:sz w:val="18"/>
                  <w:szCs w:val="20"/>
                  <w:rPrChange w:id="521" w:author="Stephanie Kobakian" w:date="2020-08-04T15:41:00Z">
                    <w:rPr/>
                  </w:rPrChange>
                </w:rPr>
                <w:t xml:space="preserve"> </w:t>
              </w:r>
            </w:ins>
            <w:ins w:id="522" w:author="Stephanie Kobakian" w:date="2020-07-18T13:53:00Z">
              <w:r w:rsidR="000A305E" w:rsidRPr="00D779B3">
                <w:rPr>
                  <w:rFonts w:ascii="Arial" w:hAnsi="Arial" w:cs="Arial"/>
                  <w:sz w:val="18"/>
                  <w:szCs w:val="20"/>
                  <w:rPrChange w:id="523" w:author="Stephanie Kobakian" w:date="2020-08-04T15:41:00Z">
                    <w:rPr/>
                  </w:rPrChange>
                </w:rPr>
                <w:t>in a known setting.</w:t>
              </w:r>
            </w:ins>
            <w:ins w:id="524" w:author="Stephanie Kobakian" w:date="2020-07-28T17:01:00Z">
              <w:r w:rsidR="00547127" w:rsidRPr="00D779B3">
                <w:rPr>
                  <w:rFonts w:ascii="Arial" w:hAnsi="Arial" w:cs="Arial"/>
                  <w:sz w:val="18"/>
                  <w:szCs w:val="20"/>
                  <w:rPrChange w:id="525" w:author="Stephanie Kobakian" w:date="2020-08-04T15:41:00Z">
                    <w:rPr>
                      <w:rFonts w:ascii="Arial" w:hAnsi="Arial" w:cs="Arial"/>
                      <w:sz w:val="20"/>
                    </w:rPr>
                  </w:rPrChange>
                </w:rPr>
                <w:t xml:space="preserve"> </w:t>
              </w:r>
              <w:r w:rsidR="00547127" w:rsidRPr="00D779B3">
                <w:rPr>
                  <w:rFonts w:ascii="Arial" w:hAnsi="Arial" w:cs="Arial"/>
                  <w:sz w:val="18"/>
                  <w:szCs w:val="20"/>
                  <w:rPrChange w:id="526" w:author="Stephanie Kobakian" w:date="2020-08-04T15:41:00Z">
                    <w:rPr>
                      <w:rFonts w:ascii="Arial" w:hAnsi="Arial" w:cs="Arial"/>
                      <w:sz w:val="20"/>
                    </w:rPr>
                  </w:rPrChange>
                </w:rPr>
                <w:br/>
                <w:t>While it is important to know that the hexagon tile map is certainly not worse than the choropleth map, it seems the potential user is still unclear on</w:t>
              </w:r>
            </w:ins>
            <w:ins w:id="527" w:author="Stephanie Kobakian" w:date="2020-08-04T15:37:00Z">
              <w:r w:rsidR="00700629" w:rsidRPr="00D779B3">
                <w:rPr>
                  <w:rFonts w:ascii="Arial" w:hAnsi="Arial" w:cs="Arial"/>
                  <w:sz w:val="18"/>
                  <w:szCs w:val="20"/>
                  <w:rPrChange w:id="528" w:author="Stephanie Kobakian" w:date="2020-08-04T15:41:00Z">
                    <w:rPr>
                      <w:rFonts w:ascii="Arial" w:hAnsi="Arial" w:cs="Arial"/>
                      <w:sz w:val="20"/>
                    </w:rPr>
                  </w:rPrChange>
                </w:rPr>
                <w:t xml:space="preserve"> </w:t>
              </w:r>
            </w:ins>
            <w:ins w:id="529" w:author="Stephanie Kobakian" w:date="2020-07-28T17:01:00Z">
              <w:r w:rsidR="00547127" w:rsidRPr="00D779B3">
                <w:rPr>
                  <w:rFonts w:ascii="Arial" w:hAnsi="Arial" w:cs="Arial"/>
                  <w:sz w:val="18"/>
                  <w:szCs w:val="20"/>
                  <w:rPrChange w:id="530" w:author="Stephanie Kobakian" w:date="2020-08-04T15:41:00Z">
                    <w:rPr>
                      <w:rFonts w:ascii="Arial" w:hAnsi="Arial" w:cs="Arial"/>
                      <w:sz w:val="20"/>
                    </w:rPr>
                  </w:rPrChange>
                </w:rPr>
                <w:t>whether the hexagon tile map should be preferred over, say, a contiguous cartogram or</w:t>
              </w:r>
            </w:ins>
            <w:ins w:id="531" w:author="Stephanie Kobakian" w:date="2020-08-04T15:37:00Z">
              <w:r w:rsidR="00700629" w:rsidRPr="00D779B3">
                <w:rPr>
                  <w:rFonts w:ascii="Arial" w:hAnsi="Arial" w:cs="Arial"/>
                  <w:sz w:val="18"/>
                  <w:szCs w:val="20"/>
                  <w:rPrChange w:id="532" w:author="Stephanie Kobakian" w:date="2020-08-04T15:41:00Z">
                    <w:rPr>
                      <w:rFonts w:ascii="Arial" w:hAnsi="Arial" w:cs="Arial"/>
                      <w:sz w:val="20"/>
                    </w:rPr>
                  </w:rPrChange>
                </w:rPr>
                <w:t xml:space="preserve"> </w:t>
              </w:r>
            </w:ins>
            <w:ins w:id="533" w:author="Stephanie Kobakian" w:date="2020-07-28T17:01:00Z">
              <w:r w:rsidR="00547127" w:rsidRPr="00D779B3">
                <w:rPr>
                  <w:rFonts w:ascii="Arial" w:hAnsi="Arial" w:cs="Arial"/>
                  <w:sz w:val="18"/>
                  <w:szCs w:val="20"/>
                  <w:rPrChange w:id="534" w:author="Stephanie Kobakian" w:date="2020-08-04T15:41:00Z">
                    <w:rPr>
                      <w:rFonts w:ascii="Arial" w:hAnsi="Arial" w:cs="Arial"/>
                      <w:sz w:val="20"/>
                    </w:rPr>
                  </w:rPrChange>
                </w:rPr>
                <w:t>a standard tile map. Such a comparison would perhaps be reasonable to consider in</w:t>
              </w:r>
            </w:ins>
            <w:ins w:id="535" w:author="Stephanie Kobakian" w:date="2020-08-04T15:37:00Z">
              <w:r w:rsidR="00700629" w:rsidRPr="00D779B3">
                <w:rPr>
                  <w:rFonts w:ascii="Arial" w:hAnsi="Arial" w:cs="Arial"/>
                  <w:sz w:val="18"/>
                  <w:szCs w:val="20"/>
                  <w:rPrChange w:id="536" w:author="Stephanie Kobakian" w:date="2020-08-04T15:41:00Z">
                    <w:rPr>
                      <w:rFonts w:ascii="Arial" w:hAnsi="Arial" w:cs="Arial"/>
                      <w:sz w:val="20"/>
                    </w:rPr>
                  </w:rPrChange>
                </w:rPr>
                <w:t xml:space="preserve"> </w:t>
              </w:r>
            </w:ins>
            <w:ins w:id="537" w:author="Stephanie Kobakian" w:date="2020-07-28T17:01:00Z">
              <w:r w:rsidR="00547127" w:rsidRPr="00D779B3">
                <w:rPr>
                  <w:rFonts w:ascii="Arial" w:hAnsi="Arial" w:cs="Arial"/>
                  <w:sz w:val="18"/>
                  <w:szCs w:val="20"/>
                  <w:rPrChange w:id="538" w:author="Stephanie Kobakian" w:date="2020-08-04T15:41:00Z">
                    <w:rPr>
                      <w:rFonts w:ascii="Arial" w:hAnsi="Arial" w:cs="Arial"/>
                      <w:sz w:val="20"/>
                    </w:rPr>
                  </w:rPrChange>
                </w:rPr>
                <w:t>future studies.</w:t>
              </w:r>
            </w:ins>
          </w:p>
          <w:p w14:paraId="3B0E479A" w14:textId="6CDF3090" w:rsidR="000A305E" w:rsidRPr="00D779B3" w:rsidRDefault="000A305E">
            <w:pPr>
              <w:ind w:left="284" w:hanging="284"/>
              <w:rPr>
                <w:ins w:id="539" w:author="Stephanie Kobakian" w:date="2020-07-18T13:53:00Z"/>
                <w:rFonts w:ascii="Arial" w:hAnsi="Arial" w:cs="Arial"/>
                <w:sz w:val="18"/>
                <w:szCs w:val="20"/>
                <w:rPrChange w:id="540" w:author="Stephanie Kobakian" w:date="2020-08-04T15:41:00Z">
                  <w:rPr>
                    <w:ins w:id="541" w:author="Stephanie Kobakian" w:date="2020-07-18T13:53:00Z"/>
                    <w:rFonts w:ascii="Arial" w:hAnsi="Arial" w:cs="Arial"/>
                    <w:sz w:val="20"/>
                  </w:rPr>
                </w:rPrChange>
              </w:rPr>
              <w:pPrChange w:id="542" w:author="Stephanie Kobakian" w:date="2020-08-03T16:13:00Z">
                <w:pPr>
                  <w:spacing w:line="264" w:lineRule="auto"/>
                </w:pPr>
              </w:pPrChange>
            </w:pPr>
          </w:p>
        </w:tc>
        <w:tc>
          <w:tcPr>
            <w:tcW w:w="4636" w:type="dxa"/>
            <w:tcPrChange w:id="543" w:author="Stephanie Kobakian" w:date="2020-08-12T12:22:00Z">
              <w:tcPr>
                <w:tcW w:w="3002" w:type="dxa"/>
              </w:tcPr>
            </w:tcPrChange>
          </w:tcPr>
          <w:p w14:paraId="5F83A20A" w14:textId="29D51A99" w:rsidR="00547127" w:rsidRPr="00D779B3" w:rsidRDefault="00D95050">
            <w:pPr>
              <w:spacing w:line="264" w:lineRule="auto"/>
              <w:ind w:left="284" w:hanging="284"/>
              <w:rPr>
                <w:ins w:id="544" w:author="Stephanie Kobakian" w:date="2020-07-28T17:03:00Z"/>
                <w:rFonts w:ascii="Arial" w:hAnsi="Arial" w:cs="Arial"/>
                <w:sz w:val="18"/>
                <w:szCs w:val="20"/>
                <w:rPrChange w:id="545" w:author="Stephanie Kobakian" w:date="2020-08-04T15:41:00Z">
                  <w:rPr>
                    <w:ins w:id="546" w:author="Stephanie Kobakian" w:date="2020-07-28T17:03:00Z"/>
                    <w:rFonts w:ascii="Arial" w:hAnsi="Arial" w:cs="Arial"/>
                    <w:sz w:val="20"/>
                  </w:rPr>
                </w:rPrChange>
              </w:rPr>
              <w:pPrChange w:id="547" w:author="Stephanie Kobakian" w:date="2020-08-03T16:13:00Z">
                <w:pPr>
                  <w:spacing w:line="264" w:lineRule="auto"/>
                </w:pPr>
              </w:pPrChange>
            </w:pPr>
            <w:ins w:id="548" w:author="Stephanie Kobakian" w:date="2020-07-28T16:58:00Z">
              <w:r w:rsidRPr="00D779B3">
                <w:rPr>
                  <w:rFonts w:ascii="Arial" w:hAnsi="Arial" w:cs="Arial"/>
                  <w:sz w:val="18"/>
                  <w:szCs w:val="20"/>
                  <w:rPrChange w:id="549" w:author="Stephanie Kobakian" w:date="2020-08-04T15:41:00Z">
                    <w:rPr>
                      <w:rFonts w:ascii="Arial" w:hAnsi="Arial" w:cs="Arial"/>
                      <w:sz w:val="20"/>
                    </w:rPr>
                  </w:rPrChange>
                </w:rPr>
                <w:t xml:space="preserve">Thank you for highlighting that this was not addressed as a limitation of the study. </w:t>
              </w:r>
            </w:ins>
            <w:ins w:id="550" w:author="Stephanie Kobakian" w:date="2020-07-28T16:59:00Z">
              <w:r w:rsidRPr="00D779B3">
                <w:rPr>
                  <w:rFonts w:ascii="Arial" w:hAnsi="Arial" w:cs="Arial"/>
                  <w:sz w:val="18"/>
                  <w:szCs w:val="20"/>
                  <w:rPrChange w:id="551" w:author="Stephanie Kobakian" w:date="2020-08-04T15:41:00Z">
                    <w:rPr>
                      <w:rFonts w:ascii="Arial" w:hAnsi="Arial" w:cs="Arial"/>
                      <w:sz w:val="20"/>
                    </w:rPr>
                  </w:rPrChange>
                </w:rPr>
                <w:t>As the reviewer men</w:t>
              </w:r>
            </w:ins>
            <w:ins w:id="552" w:author="Stephanie Kobakian" w:date="2020-07-28T17:00:00Z">
              <w:r w:rsidRPr="00D779B3">
                <w:rPr>
                  <w:rFonts w:ascii="Arial" w:hAnsi="Arial" w:cs="Arial"/>
                  <w:sz w:val="18"/>
                  <w:szCs w:val="20"/>
                  <w:rPrChange w:id="553" w:author="Stephanie Kobakian" w:date="2020-08-04T15:41:00Z">
                    <w:rPr>
                      <w:rFonts w:ascii="Arial" w:hAnsi="Arial" w:cs="Arial"/>
                      <w:sz w:val="20"/>
                    </w:rPr>
                  </w:rPrChange>
                </w:rPr>
                <w:t>tioned the choropleth provided a known setting for comparison.</w:t>
              </w:r>
            </w:ins>
            <w:ins w:id="554" w:author="Stephanie Kobakian" w:date="2020-08-12T22:51:00Z">
              <w:r w:rsidR="004F627A">
                <w:rPr>
                  <w:rFonts w:ascii="Arial" w:hAnsi="Arial" w:cs="Arial"/>
                  <w:sz w:val="18"/>
                  <w:szCs w:val="20"/>
                </w:rPr>
                <w:t xml:space="preserve"> </w:t>
              </w:r>
            </w:ins>
            <w:ins w:id="555" w:author="Stephanie Kobakian" w:date="2020-07-28T17:03:00Z">
              <w:r w:rsidR="00547127" w:rsidRPr="00D779B3">
                <w:rPr>
                  <w:rFonts w:ascii="Arial" w:hAnsi="Arial" w:cs="Arial"/>
                  <w:sz w:val="18"/>
                  <w:szCs w:val="20"/>
                  <w:rPrChange w:id="556" w:author="Stephanie Kobakian" w:date="2020-08-04T15:41:00Z">
                    <w:rPr>
                      <w:rFonts w:ascii="Arial" w:hAnsi="Arial" w:cs="Arial"/>
                      <w:sz w:val="20"/>
                    </w:rPr>
                  </w:rPrChange>
                </w:rPr>
                <w:t xml:space="preserve">It is correct that study does not make claims as to whether the hexagon tile map is a more effective display than </w:t>
              </w:r>
            </w:ins>
            <w:ins w:id="557" w:author="Stephanie Kobakian" w:date="2020-07-28T17:04:00Z">
              <w:r w:rsidR="00547127" w:rsidRPr="00D779B3">
                <w:rPr>
                  <w:rFonts w:ascii="Arial" w:hAnsi="Arial" w:cs="Arial"/>
                  <w:sz w:val="18"/>
                  <w:szCs w:val="20"/>
                  <w:rPrChange w:id="558" w:author="Stephanie Kobakian" w:date="2020-08-04T15:41:00Z">
                    <w:rPr>
                      <w:rFonts w:ascii="Arial" w:hAnsi="Arial" w:cs="Arial"/>
                      <w:sz w:val="20"/>
                    </w:rPr>
                  </w:rPrChange>
                </w:rPr>
                <w:t>contiguous, non-contiguous or Dorling cartograms.</w:t>
              </w:r>
            </w:ins>
            <w:ins w:id="559" w:author="Stephanie Kobakian" w:date="2020-07-28T17:00:00Z">
              <w:r w:rsidRPr="00D779B3">
                <w:rPr>
                  <w:rFonts w:ascii="Arial" w:hAnsi="Arial" w:cs="Arial"/>
                  <w:sz w:val="18"/>
                  <w:szCs w:val="20"/>
                  <w:rPrChange w:id="560" w:author="Stephanie Kobakian" w:date="2020-08-04T15:41:00Z">
                    <w:rPr>
                      <w:rFonts w:ascii="Arial" w:hAnsi="Arial" w:cs="Arial"/>
                      <w:sz w:val="20"/>
                    </w:rPr>
                  </w:rPrChange>
                </w:rPr>
                <w:br/>
                <w:t xml:space="preserve">The following </w:t>
              </w:r>
            </w:ins>
            <w:ins w:id="561" w:author="Stephanie Kobakian" w:date="2020-07-28T17:01:00Z">
              <w:r w:rsidRPr="00D779B3">
                <w:rPr>
                  <w:rFonts w:ascii="Arial" w:hAnsi="Arial" w:cs="Arial"/>
                  <w:sz w:val="18"/>
                  <w:szCs w:val="20"/>
                  <w:rPrChange w:id="562" w:author="Stephanie Kobakian" w:date="2020-08-04T15:41:00Z">
                    <w:rPr>
                      <w:rFonts w:ascii="Arial" w:hAnsi="Arial" w:cs="Arial"/>
                      <w:sz w:val="20"/>
                    </w:rPr>
                  </w:rPrChange>
                </w:rPr>
                <w:t xml:space="preserve">section </w:t>
              </w:r>
            </w:ins>
            <w:ins w:id="563" w:author="Stephanie Kobakian" w:date="2020-07-28T17:00:00Z">
              <w:r w:rsidRPr="00D779B3">
                <w:rPr>
                  <w:rFonts w:ascii="Arial" w:hAnsi="Arial" w:cs="Arial"/>
                  <w:sz w:val="18"/>
                  <w:szCs w:val="20"/>
                  <w:rPrChange w:id="564" w:author="Stephanie Kobakian" w:date="2020-08-04T15:41:00Z">
                    <w:rPr>
                      <w:rFonts w:ascii="Arial" w:hAnsi="Arial" w:cs="Arial"/>
                      <w:sz w:val="20"/>
                    </w:rPr>
                  </w:rPrChange>
                </w:rPr>
                <w:t>has been added</w:t>
              </w:r>
            </w:ins>
            <w:ins w:id="565" w:author="Stephanie Kobakian" w:date="2020-07-28T17:01:00Z">
              <w:r w:rsidRPr="00D779B3">
                <w:rPr>
                  <w:rFonts w:ascii="Arial" w:hAnsi="Arial" w:cs="Arial"/>
                  <w:sz w:val="18"/>
                  <w:szCs w:val="20"/>
                  <w:rPrChange w:id="566" w:author="Stephanie Kobakian" w:date="2020-08-04T15:41:00Z">
                    <w:rPr>
                      <w:rFonts w:ascii="Arial" w:hAnsi="Arial" w:cs="Arial"/>
                      <w:sz w:val="20"/>
                    </w:rPr>
                  </w:rPrChange>
                </w:rPr>
                <w:t xml:space="preserve"> to the discussion.</w:t>
              </w:r>
            </w:ins>
            <w:ins w:id="567" w:author="Stephanie Kobakian" w:date="2020-07-28T17:03:00Z">
              <w:r w:rsidR="00547127" w:rsidRPr="00D779B3">
                <w:rPr>
                  <w:rFonts w:ascii="Arial" w:hAnsi="Arial" w:cs="Arial"/>
                  <w:sz w:val="18"/>
                  <w:szCs w:val="20"/>
                  <w:rPrChange w:id="568" w:author="Stephanie Kobakian" w:date="2020-08-04T15:41:00Z">
                    <w:rPr>
                      <w:rFonts w:ascii="Arial" w:hAnsi="Arial" w:cs="Arial"/>
                      <w:sz w:val="20"/>
                    </w:rPr>
                  </w:rPrChange>
                </w:rPr>
                <w:t xml:space="preserve"> </w:t>
              </w:r>
            </w:ins>
          </w:p>
          <w:p w14:paraId="2DDDA41B" w14:textId="113D4A9E" w:rsidR="00547127" w:rsidRPr="009903BF" w:rsidRDefault="00D95050">
            <w:pPr>
              <w:spacing w:line="264" w:lineRule="auto"/>
              <w:ind w:left="284" w:hanging="284"/>
              <w:rPr>
                <w:ins w:id="569" w:author="Stephanie Kobakian" w:date="2020-07-18T13:53:00Z"/>
                <w:rFonts w:ascii="Arial" w:hAnsi="Arial" w:cs="Arial"/>
                <w:i/>
                <w:iCs/>
                <w:sz w:val="18"/>
                <w:szCs w:val="20"/>
                <w:rPrChange w:id="570" w:author="Stephanie Kobakian" w:date="2020-08-12T23:35:00Z">
                  <w:rPr>
                    <w:ins w:id="571" w:author="Stephanie Kobakian" w:date="2020-07-18T13:53:00Z"/>
                    <w:rFonts w:ascii="Arial" w:hAnsi="Arial" w:cs="Arial"/>
                    <w:sz w:val="20"/>
                  </w:rPr>
                </w:rPrChange>
              </w:rPr>
              <w:pPrChange w:id="572" w:author="Stephanie Kobakian" w:date="2020-08-12T12:43:00Z">
                <w:pPr>
                  <w:spacing w:line="264" w:lineRule="auto"/>
                </w:pPr>
              </w:pPrChange>
            </w:pPr>
            <w:ins w:id="573" w:author="Stephanie Kobakian" w:date="2020-07-28T16:58:00Z">
              <w:r w:rsidRPr="009903BF">
                <w:rPr>
                  <w:rFonts w:ascii="Arial" w:hAnsi="Arial" w:cs="Arial"/>
                  <w:i/>
                  <w:iCs/>
                  <w:sz w:val="18"/>
                  <w:szCs w:val="20"/>
                  <w:rPrChange w:id="574" w:author="Stephanie Kobakian" w:date="2020-08-12T23:35:00Z">
                    <w:rPr>
                      <w:rFonts w:ascii="Arial" w:hAnsi="Arial" w:cs="Arial"/>
                      <w:sz w:val="20"/>
                    </w:rPr>
                  </w:rPrChange>
                </w:rPr>
                <w:br/>
              </w:r>
            </w:ins>
            <w:ins w:id="575" w:author="Stephanie Kobakian" w:date="2020-08-12T12:43:00Z">
              <w:r w:rsidR="002D743C" w:rsidRPr="009903BF">
                <w:rPr>
                  <w:rFonts w:ascii="Arial" w:hAnsi="Arial" w:cs="Arial"/>
                  <w:i/>
                  <w:iCs/>
                  <w:sz w:val="18"/>
                  <w:szCs w:val="20"/>
                  <w:rPrChange w:id="576" w:author="Stephanie Kobakian" w:date="2020-08-12T23:35:00Z">
                    <w:rPr>
                      <w:rFonts w:ascii="Arial" w:hAnsi="Arial" w:cs="Arial"/>
                      <w:sz w:val="18"/>
                      <w:szCs w:val="20"/>
                    </w:rPr>
                  </w:rPrChange>
                </w:rPr>
                <w:t>“The conclusions drawn in this study are limited as it did not contrast the hexagon tile map to other alternative displays. This initial study tested the viability of a new alternative display against the common display for cancer atlases, the choropleth map. This study provides an opportunity for future studies to contrast the effectiveness of this display in the context of other alternatives. This analysis could be extended to contrast the performance of the hexagon tile map display against the choropleth, contiguous, non-contiguous and Dorling cartograms.”</w:t>
              </w:r>
            </w:ins>
          </w:p>
        </w:tc>
        <w:tc>
          <w:tcPr>
            <w:tcW w:w="1366" w:type="dxa"/>
            <w:tcPrChange w:id="577" w:author="Stephanie Kobakian" w:date="2020-08-12T12:22:00Z">
              <w:tcPr>
                <w:tcW w:w="3000" w:type="dxa"/>
              </w:tcPr>
            </w:tcPrChange>
          </w:tcPr>
          <w:p w14:paraId="5469CC9C" w14:textId="76E744AD" w:rsidR="000A305E" w:rsidRDefault="001A07A2">
            <w:pPr>
              <w:spacing w:line="264" w:lineRule="auto"/>
              <w:ind w:left="284" w:hanging="284"/>
              <w:rPr>
                <w:ins w:id="578" w:author="Stephanie Kobakian" w:date="2020-08-12T22:51:00Z"/>
                <w:rFonts w:ascii="Arial" w:hAnsi="Arial" w:cs="Arial"/>
                <w:sz w:val="18"/>
                <w:szCs w:val="20"/>
              </w:rPr>
            </w:pPr>
            <w:ins w:id="579" w:author="Stephanie Kobakian" w:date="2020-08-12T12:44:00Z">
              <w:r>
                <w:rPr>
                  <w:rFonts w:ascii="Arial" w:hAnsi="Arial" w:cs="Arial"/>
                  <w:sz w:val="18"/>
                  <w:szCs w:val="20"/>
                </w:rPr>
                <w:t>p. 8</w:t>
              </w:r>
            </w:ins>
            <w:ins w:id="580" w:author="Stephanie Kobakian" w:date="2020-08-13T12:30:00Z">
              <w:r w:rsidR="00ED5121">
                <w:rPr>
                  <w:rFonts w:ascii="Arial" w:hAnsi="Arial" w:cs="Arial"/>
                  <w:sz w:val="18"/>
                  <w:szCs w:val="20"/>
                </w:rPr>
                <w:t>7</w:t>
              </w:r>
            </w:ins>
          </w:p>
          <w:p w14:paraId="710B14CF" w14:textId="77777777" w:rsidR="004F627A" w:rsidRDefault="004F627A">
            <w:pPr>
              <w:spacing w:line="264" w:lineRule="auto"/>
              <w:ind w:left="284" w:hanging="284"/>
              <w:rPr>
                <w:ins w:id="581" w:author="Stephanie Kobakian" w:date="2020-08-12T22:51:00Z"/>
                <w:rFonts w:ascii="Arial" w:hAnsi="Arial" w:cs="Arial"/>
                <w:sz w:val="18"/>
                <w:szCs w:val="20"/>
              </w:rPr>
            </w:pPr>
          </w:p>
          <w:p w14:paraId="5A9FF095" w14:textId="77777777" w:rsidR="004F627A" w:rsidRDefault="004F627A">
            <w:pPr>
              <w:spacing w:line="264" w:lineRule="auto"/>
              <w:ind w:left="284" w:hanging="284"/>
              <w:rPr>
                <w:ins w:id="582" w:author="Stephanie Kobakian" w:date="2020-08-12T22:51:00Z"/>
                <w:rFonts w:ascii="Arial" w:hAnsi="Arial" w:cs="Arial"/>
                <w:sz w:val="18"/>
                <w:szCs w:val="20"/>
              </w:rPr>
            </w:pPr>
          </w:p>
          <w:p w14:paraId="7DBDC9FE" w14:textId="77777777" w:rsidR="004F627A" w:rsidRDefault="004F627A">
            <w:pPr>
              <w:spacing w:line="264" w:lineRule="auto"/>
              <w:ind w:left="284" w:hanging="284"/>
              <w:rPr>
                <w:ins w:id="583" w:author="Stephanie Kobakian" w:date="2020-08-12T22:51:00Z"/>
                <w:rFonts w:ascii="Arial" w:hAnsi="Arial" w:cs="Arial"/>
                <w:sz w:val="18"/>
                <w:szCs w:val="20"/>
              </w:rPr>
            </w:pPr>
          </w:p>
          <w:p w14:paraId="5E06AB6A" w14:textId="77777777" w:rsidR="004F627A" w:rsidRDefault="004F627A">
            <w:pPr>
              <w:spacing w:line="264" w:lineRule="auto"/>
              <w:ind w:left="284" w:hanging="284"/>
              <w:rPr>
                <w:ins w:id="584" w:author="Stephanie Kobakian" w:date="2020-08-12T22:51:00Z"/>
                <w:rFonts w:ascii="Arial" w:hAnsi="Arial" w:cs="Arial"/>
                <w:sz w:val="18"/>
                <w:szCs w:val="20"/>
              </w:rPr>
            </w:pPr>
          </w:p>
          <w:p w14:paraId="10910D1B" w14:textId="77777777" w:rsidR="004F627A" w:rsidRDefault="004F627A">
            <w:pPr>
              <w:spacing w:line="264" w:lineRule="auto"/>
              <w:ind w:left="284" w:hanging="284"/>
              <w:rPr>
                <w:ins w:id="585" w:author="Stephanie Kobakian" w:date="2020-08-12T22:51:00Z"/>
                <w:rFonts w:ascii="Arial" w:hAnsi="Arial" w:cs="Arial"/>
                <w:sz w:val="18"/>
                <w:szCs w:val="20"/>
              </w:rPr>
            </w:pPr>
          </w:p>
          <w:p w14:paraId="39118E09" w14:textId="77777777" w:rsidR="004F627A" w:rsidRDefault="004F627A">
            <w:pPr>
              <w:spacing w:line="264" w:lineRule="auto"/>
              <w:ind w:left="284" w:hanging="284"/>
              <w:rPr>
                <w:ins w:id="586" w:author="Stephanie Kobakian" w:date="2020-08-12T22:51:00Z"/>
                <w:rFonts w:ascii="Arial" w:hAnsi="Arial" w:cs="Arial"/>
                <w:sz w:val="18"/>
                <w:szCs w:val="20"/>
              </w:rPr>
            </w:pPr>
          </w:p>
          <w:p w14:paraId="40C91016" w14:textId="77777777" w:rsidR="004F627A" w:rsidRDefault="004F627A">
            <w:pPr>
              <w:spacing w:line="264" w:lineRule="auto"/>
              <w:ind w:left="284" w:hanging="284"/>
              <w:rPr>
                <w:ins w:id="587" w:author="Stephanie Kobakian" w:date="2020-08-12T22:51:00Z"/>
                <w:rFonts w:ascii="Arial" w:hAnsi="Arial" w:cs="Arial"/>
                <w:sz w:val="18"/>
                <w:szCs w:val="20"/>
              </w:rPr>
            </w:pPr>
          </w:p>
          <w:p w14:paraId="14413D89" w14:textId="77777777" w:rsidR="004F627A" w:rsidRDefault="004F627A">
            <w:pPr>
              <w:spacing w:line="264" w:lineRule="auto"/>
              <w:ind w:left="284" w:hanging="284"/>
              <w:rPr>
                <w:ins w:id="588" w:author="Stephanie Kobakian" w:date="2020-08-12T22:51:00Z"/>
                <w:rFonts w:ascii="Arial" w:hAnsi="Arial" w:cs="Arial"/>
                <w:sz w:val="18"/>
                <w:szCs w:val="20"/>
              </w:rPr>
            </w:pPr>
          </w:p>
          <w:p w14:paraId="7C68714F" w14:textId="77777777" w:rsidR="004F627A" w:rsidRDefault="004F627A">
            <w:pPr>
              <w:spacing w:line="264" w:lineRule="auto"/>
              <w:ind w:left="284" w:hanging="284"/>
              <w:rPr>
                <w:ins w:id="589" w:author="Stephanie Kobakian" w:date="2020-08-12T22:51:00Z"/>
                <w:rFonts w:ascii="Arial" w:hAnsi="Arial" w:cs="Arial"/>
                <w:sz w:val="18"/>
                <w:szCs w:val="20"/>
              </w:rPr>
            </w:pPr>
          </w:p>
          <w:p w14:paraId="2AED6C63" w14:textId="25E279D4" w:rsidR="004F627A" w:rsidRPr="00D779B3" w:rsidRDefault="004F627A">
            <w:pPr>
              <w:spacing w:line="264" w:lineRule="auto"/>
              <w:ind w:left="284" w:hanging="284"/>
              <w:rPr>
                <w:ins w:id="590" w:author="Stephanie Kobakian" w:date="2020-07-18T13:53:00Z"/>
                <w:rFonts w:ascii="Arial" w:hAnsi="Arial" w:cs="Arial"/>
                <w:sz w:val="18"/>
                <w:szCs w:val="20"/>
                <w:rPrChange w:id="591" w:author="Stephanie Kobakian" w:date="2020-08-04T15:41:00Z">
                  <w:rPr>
                    <w:ins w:id="592" w:author="Stephanie Kobakian" w:date="2020-07-18T13:53:00Z"/>
                    <w:rFonts w:ascii="Arial" w:hAnsi="Arial" w:cs="Arial"/>
                    <w:sz w:val="20"/>
                  </w:rPr>
                </w:rPrChange>
              </w:rPr>
              <w:pPrChange w:id="593" w:author="Stephanie Kobakian" w:date="2020-08-03T16:13:00Z">
                <w:pPr>
                  <w:spacing w:line="264" w:lineRule="auto"/>
                </w:pPr>
              </w:pPrChange>
            </w:pPr>
          </w:p>
        </w:tc>
      </w:tr>
    </w:tbl>
    <w:p w14:paraId="4DA28E26" w14:textId="056A23A8" w:rsidR="000A305E" w:rsidRPr="00D779B3" w:rsidRDefault="00065235">
      <w:pPr>
        <w:ind w:left="284" w:hanging="284"/>
        <w:rPr>
          <w:ins w:id="594" w:author="Stephanie Kobakian" w:date="2020-07-18T13:53:00Z"/>
          <w:rFonts w:ascii="Arial" w:hAnsi="Arial" w:cs="Arial"/>
          <w:sz w:val="18"/>
          <w:szCs w:val="20"/>
          <w:rPrChange w:id="595" w:author="Stephanie Kobakian" w:date="2020-08-04T15:41:00Z">
            <w:rPr>
              <w:ins w:id="596" w:author="Stephanie Kobakian" w:date="2020-07-18T13:53:00Z"/>
            </w:rPr>
          </w:rPrChange>
        </w:rPr>
        <w:pPrChange w:id="597" w:author="Stephanie Kobakian" w:date="2020-08-03T16:13:00Z">
          <w:pPr/>
        </w:pPrChange>
      </w:pPr>
      <w:ins w:id="598" w:author="Stephanie Kobakian" w:date="2020-07-18T16:47:00Z">
        <w:r w:rsidRPr="00D779B3">
          <w:rPr>
            <w:rFonts w:ascii="Arial" w:hAnsi="Arial" w:cs="Arial"/>
            <w:sz w:val="18"/>
            <w:szCs w:val="20"/>
            <w:rPrChange w:id="599" w:author="Stephanie Kobakian" w:date="2020-08-04T15:41:00Z">
              <w:rPr/>
            </w:rPrChange>
          </w:rPr>
          <w:br/>
          <w:t>Appendix and figure remarks:</w:t>
        </w:r>
      </w:ins>
    </w:p>
    <w:tbl>
      <w:tblPr>
        <w:tblStyle w:val="TableGrid"/>
        <w:tblW w:w="0" w:type="auto"/>
        <w:tblLook w:val="04A0" w:firstRow="1" w:lastRow="0" w:firstColumn="1" w:lastColumn="0" w:noHBand="0" w:noVBand="1"/>
        <w:tblPrChange w:id="600" w:author="Stephanie Kobakian" w:date="2020-08-12T23:01:00Z">
          <w:tblPr>
            <w:tblStyle w:val="TableGrid"/>
            <w:tblW w:w="0" w:type="auto"/>
            <w:tblLook w:val="04A0" w:firstRow="1" w:lastRow="0" w:firstColumn="1" w:lastColumn="0" w:noHBand="0" w:noVBand="1"/>
          </w:tblPr>
        </w:tblPrChange>
      </w:tblPr>
      <w:tblGrid>
        <w:gridCol w:w="3014"/>
        <w:gridCol w:w="4636"/>
        <w:gridCol w:w="1366"/>
        <w:tblGridChange w:id="601">
          <w:tblGrid>
            <w:gridCol w:w="3014"/>
            <w:gridCol w:w="3002"/>
            <w:gridCol w:w="3000"/>
          </w:tblGrid>
        </w:tblGridChange>
      </w:tblGrid>
      <w:tr w:rsidR="000A305E" w:rsidRPr="00D779B3" w14:paraId="0CB227F0" w14:textId="77777777" w:rsidTr="00F87D17">
        <w:trPr>
          <w:ins w:id="602" w:author="Stephanie Kobakian" w:date="2020-07-18T13:53:00Z"/>
        </w:trPr>
        <w:tc>
          <w:tcPr>
            <w:tcW w:w="3014" w:type="dxa"/>
            <w:tcPrChange w:id="603" w:author="Stephanie Kobakian" w:date="2020-08-12T23:01:00Z">
              <w:tcPr>
                <w:tcW w:w="3014" w:type="dxa"/>
              </w:tcPr>
            </w:tcPrChange>
          </w:tcPr>
          <w:p w14:paraId="3D1F9BB7" w14:textId="013538CD" w:rsidR="000A305E" w:rsidRPr="00D779B3" w:rsidRDefault="000F4E40">
            <w:pPr>
              <w:ind w:left="284" w:hanging="284"/>
              <w:rPr>
                <w:ins w:id="604" w:author="Stephanie Kobakian" w:date="2020-07-18T13:53:00Z"/>
                <w:rFonts w:ascii="Arial" w:hAnsi="Arial" w:cs="Arial"/>
                <w:sz w:val="18"/>
                <w:szCs w:val="20"/>
                <w:rPrChange w:id="605" w:author="Stephanie Kobakian" w:date="2020-08-04T15:41:00Z">
                  <w:rPr>
                    <w:ins w:id="606" w:author="Stephanie Kobakian" w:date="2020-07-18T13:53:00Z"/>
                  </w:rPr>
                </w:rPrChange>
              </w:rPr>
              <w:pPrChange w:id="607" w:author="Stephanie Kobakian" w:date="2020-08-03T16:13:00Z">
                <w:pPr/>
              </w:pPrChange>
            </w:pPr>
            <w:ins w:id="608" w:author="Stephanie Kobakian" w:date="2020-08-03T16:11:00Z">
              <w:r w:rsidRPr="00D779B3">
                <w:rPr>
                  <w:rFonts w:ascii="Arial" w:hAnsi="Arial" w:cs="Arial"/>
                  <w:sz w:val="18"/>
                  <w:szCs w:val="20"/>
                  <w:rPrChange w:id="609" w:author="Stephanie Kobakian" w:date="2020-08-04T15:41:00Z">
                    <w:rPr>
                      <w:rFonts w:ascii="Arial" w:hAnsi="Arial" w:cs="Arial"/>
                      <w:sz w:val="20"/>
                    </w:rPr>
                  </w:rPrChange>
                </w:rPr>
                <w:t xml:space="preserve">1.8 </w:t>
              </w:r>
            </w:ins>
            <w:ins w:id="610" w:author="Stephanie Kobakian" w:date="2020-07-18T13:53:00Z">
              <w:r w:rsidR="000A305E" w:rsidRPr="00D779B3">
                <w:rPr>
                  <w:rFonts w:ascii="Arial" w:hAnsi="Arial" w:cs="Arial"/>
                  <w:sz w:val="18"/>
                  <w:szCs w:val="20"/>
                  <w:rPrChange w:id="611" w:author="Stephanie Kobakian" w:date="2020-08-04T15:41:00Z">
                    <w:rPr/>
                  </w:rPrChange>
                </w:rPr>
                <w:t>There are numerous places where figures are referenced without their chapter</w:t>
              </w:r>
            </w:ins>
            <w:ins w:id="612" w:author="Stephanie Kobakian" w:date="2020-08-12T22:52:00Z">
              <w:r w:rsidR="004F627A">
                <w:rPr>
                  <w:rFonts w:ascii="Arial" w:hAnsi="Arial" w:cs="Arial"/>
                  <w:sz w:val="18"/>
                  <w:szCs w:val="20"/>
                </w:rPr>
                <w:t xml:space="preserve"> </w:t>
              </w:r>
            </w:ins>
            <w:ins w:id="613" w:author="Stephanie Kobakian" w:date="2020-07-18T13:53:00Z">
              <w:r w:rsidR="000A305E" w:rsidRPr="00D779B3">
                <w:rPr>
                  <w:rFonts w:ascii="Arial" w:hAnsi="Arial" w:cs="Arial"/>
                  <w:sz w:val="18"/>
                  <w:szCs w:val="20"/>
                  <w:rPrChange w:id="614" w:author="Stephanie Kobakian" w:date="2020-08-04T15:41:00Z">
                    <w:rPr/>
                  </w:rPrChange>
                </w:rPr>
                <w:t>number (e.g. "Figure 3" instead of "Figure 4.3"), which makes the thesis confusing</w:t>
              </w:r>
            </w:ins>
            <w:ins w:id="615" w:author="Stephanie Kobakian" w:date="2020-08-12T22:52:00Z">
              <w:r w:rsidR="004F627A">
                <w:rPr>
                  <w:rFonts w:ascii="Arial" w:hAnsi="Arial" w:cs="Arial"/>
                  <w:sz w:val="18"/>
                  <w:szCs w:val="20"/>
                </w:rPr>
                <w:t xml:space="preserve"> </w:t>
              </w:r>
            </w:ins>
            <w:ins w:id="616" w:author="Stephanie Kobakian" w:date="2020-07-18T13:53:00Z">
              <w:r w:rsidR="000A305E" w:rsidRPr="00D779B3">
                <w:rPr>
                  <w:rFonts w:ascii="Arial" w:hAnsi="Arial" w:cs="Arial"/>
                  <w:sz w:val="18"/>
                  <w:szCs w:val="20"/>
                  <w:rPrChange w:id="617" w:author="Stephanie Kobakian" w:date="2020-08-04T15:41:00Z">
                    <w:rPr/>
                  </w:rPrChange>
                </w:rPr>
                <w:t>to follow at times.</w:t>
              </w:r>
            </w:ins>
          </w:p>
          <w:p w14:paraId="00A5A369" w14:textId="77777777" w:rsidR="000A305E" w:rsidRPr="00D779B3" w:rsidRDefault="000A305E">
            <w:pPr>
              <w:spacing w:line="264" w:lineRule="auto"/>
              <w:ind w:left="284" w:hanging="284"/>
              <w:rPr>
                <w:ins w:id="618" w:author="Stephanie Kobakian" w:date="2020-07-18T13:53:00Z"/>
                <w:rFonts w:ascii="Arial" w:hAnsi="Arial" w:cs="Arial"/>
                <w:sz w:val="18"/>
                <w:szCs w:val="20"/>
                <w:rPrChange w:id="619" w:author="Stephanie Kobakian" w:date="2020-08-04T15:41:00Z">
                  <w:rPr>
                    <w:ins w:id="620" w:author="Stephanie Kobakian" w:date="2020-07-18T13:53:00Z"/>
                    <w:rFonts w:ascii="Arial" w:hAnsi="Arial" w:cs="Arial"/>
                    <w:sz w:val="20"/>
                  </w:rPr>
                </w:rPrChange>
              </w:rPr>
              <w:pPrChange w:id="621" w:author="Stephanie Kobakian" w:date="2020-08-03T16:13:00Z">
                <w:pPr>
                  <w:spacing w:line="264" w:lineRule="auto"/>
                </w:pPr>
              </w:pPrChange>
            </w:pPr>
          </w:p>
        </w:tc>
        <w:tc>
          <w:tcPr>
            <w:tcW w:w="4636" w:type="dxa"/>
            <w:tcPrChange w:id="622" w:author="Stephanie Kobakian" w:date="2020-08-12T23:01:00Z">
              <w:tcPr>
                <w:tcW w:w="3002" w:type="dxa"/>
              </w:tcPr>
            </w:tcPrChange>
          </w:tcPr>
          <w:p w14:paraId="6D7AA425" w14:textId="0C7E0DB1" w:rsidR="000A305E" w:rsidRPr="00D779B3" w:rsidRDefault="002E363E">
            <w:pPr>
              <w:spacing w:line="264" w:lineRule="auto"/>
              <w:ind w:left="284" w:hanging="284"/>
              <w:rPr>
                <w:ins w:id="623" w:author="Stephanie Kobakian" w:date="2020-07-18T13:53:00Z"/>
                <w:rFonts w:ascii="Arial" w:hAnsi="Arial" w:cs="Arial"/>
                <w:sz w:val="18"/>
                <w:szCs w:val="20"/>
                <w:rPrChange w:id="624" w:author="Stephanie Kobakian" w:date="2020-08-04T15:41:00Z">
                  <w:rPr>
                    <w:ins w:id="625" w:author="Stephanie Kobakian" w:date="2020-07-18T13:53:00Z"/>
                    <w:rFonts w:ascii="Arial" w:hAnsi="Arial" w:cs="Arial"/>
                    <w:sz w:val="20"/>
                  </w:rPr>
                </w:rPrChange>
              </w:rPr>
              <w:pPrChange w:id="626" w:author="Stephanie Kobakian" w:date="2020-08-03T16:13:00Z">
                <w:pPr>
                  <w:spacing w:line="264" w:lineRule="auto"/>
                </w:pPr>
              </w:pPrChange>
            </w:pPr>
            <w:ins w:id="627" w:author="Stephanie Kobakian" w:date="2020-07-18T14:23:00Z">
              <w:r w:rsidRPr="00D779B3">
                <w:rPr>
                  <w:rFonts w:ascii="Arial" w:hAnsi="Arial" w:cs="Arial"/>
                  <w:sz w:val="18"/>
                  <w:szCs w:val="20"/>
                  <w:rPrChange w:id="628" w:author="Stephanie Kobakian" w:date="2020-08-04T15:41:00Z">
                    <w:rPr>
                      <w:rFonts w:ascii="Arial" w:hAnsi="Arial" w:cs="Arial"/>
                      <w:sz w:val="20"/>
                    </w:rPr>
                  </w:rPrChange>
                </w:rPr>
                <w:t xml:space="preserve">The figure and table references have been altered to include </w:t>
              </w:r>
            </w:ins>
            <w:ins w:id="629" w:author="Stephanie Kobakian" w:date="2020-07-18T14:25:00Z">
              <w:r w:rsidRPr="00D779B3">
                <w:rPr>
                  <w:rFonts w:ascii="Arial" w:hAnsi="Arial" w:cs="Arial"/>
                  <w:sz w:val="18"/>
                  <w:szCs w:val="20"/>
                  <w:rPrChange w:id="630" w:author="Stephanie Kobakian" w:date="2020-08-04T15:41:00Z">
                    <w:rPr>
                      <w:rFonts w:ascii="Arial" w:hAnsi="Arial" w:cs="Arial"/>
                      <w:sz w:val="20"/>
                    </w:rPr>
                  </w:rPrChange>
                </w:rPr>
                <w:t>the chapter before the figure</w:t>
              </w:r>
            </w:ins>
            <w:ins w:id="631" w:author="Stephanie Kobakian" w:date="2020-07-18T14:26:00Z">
              <w:r w:rsidRPr="00D779B3">
                <w:rPr>
                  <w:rFonts w:ascii="Arial" w:hAnsi="Arial" w:cs="Arial"/>
                  <w:sz w:val="18"/>
                  <w:szCs w:val="20"/>
                  <w:rPrChange w:id="632" w:author="Stephanie Kobakian" w:date="2020-08-04T15:41:00Z">
                    <w:rPr>
                      <w:rFonts w:ascii="Arial" w:hAnsi="Arial" w:cs="Arial"/>
                      <w:sz w:val="20"/>
                    </w:rPr>
                  </w:rPrChange>
                </w:rPr>
                <w:t>/table</w:t>
              </w:r>
            </w:ins>
            <w:ins w:id="633" w:author="Stephanie Kobakian" w:date="2020-07-18T14:25:00Z">
              <w:r w:rsidRPr="00D779B3">
                <w:rPr>
                  <w:rFonts w:ascii="Arial" w:hAnsi="Arial" w:cs="Arial"/>
                  <w:sz w:val="18"/>
                  <w:szCs w:val="20"/>
                  <w:rPrChange w:id="634" w:author="Stephanie Kobakian" w:date="2020-08-04T15:41:00Z">
                    <w:rPr>
                      <w:rFonts w:ascii="Arial" w:hAnsi="Arial" w:cs="Arial"/>
                      <w:sz w:val="20"/>
                    </w:rPr>
                  </w:rPrChange>
                </w:rPr>
                <w:t xml:space="preserve"> number</w:t>
              </w:r>
            </w:ins>
            <w:ins w:id="635" w:author="Stephanie Kobakian" w:date="2020-07-18T14:26:00Z">
              <w:r w:rsidRPr="00D779B3">
                <w:rPr>
                  <w:rFonts w:ascii="Arial" w:hAnsi="Arial" w:cs="Arial"/>
                  <w:sz w:val="18"/>
                  <w:szCs w:val="20"/>
                  <w:rPrChange w:id="636" w:author="Stephanie Kobakian" w:date="2020-08-04T15:41:00Z">
                    <w:rPr>
                      <w:rFonts w:ascii="Arial" w:hAnsi="Arial" w:cs="Arial"/>
                      <w:sz w:val="20"/>
                    </w:rPr>
                  </w:rPrChange>
                </w:rPr>
                <w:t>.</w:t>
              </w:r>
            </w:ins>
            <w:ins w:id="637" w:author="Stephanie Kobakian" w:date="2020-08-12T12:22:00Z">
              <w:r w:rsidR="00837C75" w:rsidRPr="000111CC">
                <w:rPr>
                  <w:rFonts w:ascii="Arial" w:hAnsi="Arial" w:cs="Arial"/>
                  <w:sz w:val="18"/>
                  <w:szCs w:val="20"/>
                </w:rPr>
                <w:t xml:space="preserve"> Throughout all the thesis the Figure referencing now uses the word Figure followed by the chapter number, then figure number.</w:t>
              </w:r>
            </w:ins>
          </w:p>
        </w:tc>
        <w:tc>
          <w:tcPr>
            <w:tcW w:w="1366" w:type="dxa"/>
            <w:tcPrChange w:id="638" w:author="Stephanie Kobakian" w:date="2020-08-12T23:01:00Z">
              <w:tcPr>
                <w:tcW w:w="3000" w:type="dxa"/>
              </w:tcPr>
            </w:tcPrChange>
          </w:tcPr>
          <w:p w14:paraId="14F817B5" w14:textId="1E8A8200" w:rsidR="000A305E" w:rsidRPr="00D779B3" w:rsidRDefault="000A305E">
            <w:pPr>
              <w:spacing w:line="264" w:lineRule="auto"/>
              <w:ind w:left="284" w:hanging="284"/>
              <w:rPr>
                <w:ins w:id="639" w:author="Stephanie Kobakian" w:date="2020-07-18T13:53:00Z"/>
                <w:rFonts w:ascii="Arial" w:hAnsi="Arial" w:cs="Arial"/>
                <w:sz w:val="18"/>
                <w:szCs w:val="20"/>
                <w:rPrChange w:id="640" w:author="Stephanie Kobakian" w:date="2020-08-04T15:41:00Z">
                  <w:rPr>
                    <w:ins w:id="641" w:author="Stephanie Kobakian" w:date="2020-07-18T13:53:00Z"/>
                    <w:rFonts w:ascii="Arial" w:hAnsi="Arial" w:cs="Arial"/>
                    <w:sz w:val="20"/>
                  </w:rPr>
                </w:rPrChange>
              </w:rPr>
              <w:pPrChange w:id="642" w:author="Stephanie Kobakian" w:date="2020-08-03T16:13:00Z">
                <w:pPr>
                  <w:spacing w:line="264" w:lineRule="auto"/>
                </w:pPr>
              </w:pPrChange>
            </w:pPr>
          </w:p>
        </w:tc>
      </w:tr>
      <w:tr w:rsidR="000A305E" w:rsidRPr="00D779B3" w14:paraId="54A16F2F" w14:textId="77777777" w:rsidTr="00F87D17">
        <w:trPr>
          <w:ins w:id="643" w:author="Stephanie Kobakian" w:date="2020-07-18T13:53:00Z"/>
        </w:trPr>
        <w:tc>
          <w:tcPr>
            <w:tcW w:w="3014" w:type="dxa"/>
            <w:shd w:val="clear" w:color="auto" w:fill="auto"/>
            <w:tcPrChange w:id="644" w:author="Stephanie Kobakian" w:date="2020-08-12T23:01:00Z">
              <w:tcPr>
                <w:tcW w:w="3014" w:type="dxa"/>
              </w:tcPr>
            </w:tcPrChange>
          </w:tcPr>
          <w:p w14:paraId="4FC6A962" w14:textId="079EF8B7" w:rsidR="000A305E" w:rsidRPr="00D779B3" w:rsidRDefault="000F4E40">
            <w:pPr>
              <w:ind w:left="284" w:hanging="284"/>
              <w:rPr>
                <w:ins w:id="645" w:author="Stephanie Kobakian" w:date="2020-07-18T13:53:00Z"/>
                <w:rFonts w:ascii="Arial" w:hAnsi="Arial" w:cs="Arial"/>
                <w:sz w:val="18"/>
                <w:szCs w:val="20"/>
                <w:rPrChange w:id="646" w:author="Stephanie Kobakian" w:date="2020-08-04T15:41:00Z">
                  <w:rPr>
                    <w:ins w:id="647" w:author="Stephanie Kobakian" w:date="2020-07-18T13:53:00Z"/>
                  </w:rPr>
                </w:rPrChange>
              </w:rPr>
              <w:pPrChange w:id="648" w:author="Stephanie Kobakian" w:date="2020-08-03T16:13:00Z">
                <w:pPr/>
              </w:pPrChange>
            </w:pPr>
            <w:ins w:id="649" w:author="Stephanie Kobakian" w:date="2020-08-03T16:11:00Z">
              <w:r w:rsidRPr="00D779B3">
                <w:rPr>
                  <w:rFonts w:ascii="Arial" w:hAnsi="Arial" w:cs="Arial"/>
                  <w:sz w:val="18"/>
                  <w:szCs w:val="20"/>
                  <w:rPrChange w:id="650" w:author="Stephanie Kobakian" w:date="2020-08-04T15:41:00Z">
                    <w:rPr>
                      <w:rFonts w:ascii="Arial" w:hAnsi="Arial" w:cs="Arial"/>
                      <w:sz w:val="20"/>
                    </w:rPr>
                  </w:rPrChange>
                </w:rPr>
                <w:t xml:space="preserve">1.9 </w:t>
              </w:r>
            </w:ins>
            <w:ins w:id="651" w:author="Stephanie Kobakian" w:date="2020-07-18T13:53:00Z">
              <w:r w:rsidR="000A305E" w:rsidRPr="00D779B3">
                <w:rPr>
                  <w:rFonts w:ascii="Arial" w:hAnsi="Arial" w:cs="Arial"/>
                  <w:sz w:val="18"/>
                  <w:szCs w:val="20"/>
                  <w:rPrChange w:id="652" w:author="Stephanie Kobakian" w:date="2020-08-04T15:41:00Z">
                    <w:rPr/>
                  </w:rPrChange>
                </w:rPr>
                <w:t xml:space="preserve">Figure 4.3 does not appear to be correct as it is </w:t>
              </w:r>
            </w:ins>
            <w:ins w:id="653" w:author="Stephanie Kobakian" w:date="2020-07-18T14:17:00Z">
              <w:r w:rsidR="004B44D3" w:rsidRPr="00D779B3">
                <w:rPr>
                  <w:rFonts w:ascii="Arial" w:hAnsi="Arial" w:cs="Arial"/>
                  <w:sz w:val="18"/>
                  <w:szCs w:val="20"/>
                  <w:rPrChange w:id="654" w:author="Stephanie Kobakian" w:date="2020-08-04T15:41:00Z">
                    <w:rPr/>
                  </w:rPrChange>
                </w:rPr>
                <w:t>labelled</w:t>
              </w:r>
            </w:ins>
            <w:ins w:id="655" w:author="Stephanie Kobakian" w:date="2020-07-18T13:53:00Z">
              <w:r w:rsidR="000A305E" w:rsidRPr="00D779B3">
                <w:rPr>
                  <w:rFonts w:ascii="Arial" w:hAnsi="Arial" w:cs="Arial"/>
                  <w:sz w:val="18"/>
                  <w:szCs w:val="20"/>
                  <w:rPrChange w:id="656" w:author="Stephanie Kobakian" w:date="2020-08-04T15:41:00Z">
                    <w:rPr/>
                  </w:rPrChange>
                </w:rPr>
                <w:t xml:space="preserve"> as a lin</w:t>
              </w:r>
            </w:ins>
            <w:ins w:id="657" w:author="Stephanie Kobakian" w:date="2020-07-18T14:17:00Z">
              <w:r w:rsidR="004B44D3" w:rsidRPr="00D779B3">
                <w:rPr>
                  <w:rFonts w:ascii="Arial" w:hAnsi="Arial" w:cs="Arial"/>
                  <w:sz w:val="18"/>
                  <w:szCs w:val="20"/>
                  <w:rPrChange w:id="658" w:author="Stephanie Kobakian" w:date="2020-08-04T15:41:00Z">
                    <w:rPr/>
                  </w:rPrChange>
                </w:rPr>
                <w:t>e</w:t>
              </w:r>
            </w:ins>
            <w:ins w:id="659" w:author="Stephanie Kobakian" w:date="2020-07-18T13:53:00Z">
              <w:r w:rsidR="000A305E" w:rsidRPr="00D779B3">
                <w:rPr>
                  <w:rFonts w:ascii="Arial" w:hAnsi="Arial" w:cs="Arial"/>
                  <w:sz w:val="18"/>
                  <w:szCs w:val="20"/>
                  <w:rPrChange w:id="660" w:author="Stephanie Kobakian" w:date="2020-08-04T15:41:00Z">
                    <w:rPr/>
                  </w:rPrChange>
                </w:rPr>
                <w:t>up of hexagon tile</w:t>
              </w:r>
            </w:ins>
            <w:ins w:id="661" w:author="Stephanie Kobakian" w:date="2020-07-18T14:20:00Z">
              <w:r w:rsidR="004B44D3" w:rsidRPr="00D779B3">
                <w:rPr>
                  <w:rFonts w:ascii="Arial" w:hAnsi="Arial" w:cs="Arial"/>
                  <w:sz w:val="18"/>
                  <w:szCs w:val="20"/>
                  <w:rPrChange w:id="662" w:author="Stephanie Kobakian" w:date="2020-08-04T15:41:00Z">
                    <w:rPr/>
                  </w:rPrChange>
                </w:rPr>
                <w:t xml:space="preserve"> </w:t>
              </w:r>
            </w:ins>
            <w:proofErr w:type="gramStart"/>
            <w:ins w:id="663" w:author="Stephanie Kobakian" w:date="2020-07-18T13:53:00Z">
              <w:r w:rsidR="000A305E" w:rsidRPr="00D779B3">
                <w:rPr>
                  <w:rFonts w:ascii="Arial" w:hAnsi="Arial" w:cs="Arial"/>
                  <w:sz w:val="18"/>
                  <w:szCs w:val="20"/>
                  <w:rPrChange w:id="664" w:author="Stephanie Kobakian" w:date="2020-08-04T15:41:00Z">
                    <w:rPr/>
                  </w:rPrChange>
                </w:rPr>
                <w:t>maps</w:t>
              </w:r>
              <w:proofErr w:type="gramEnd"/>
              <w:r w:rsidR="000A305E" w:rsidRPr="00D779B3">
                <w:rPr>
                  <w:rFonts w:ascii="Arial" w:hAnsi="Arial" w:cs="Arial"/>
                  <w:sz w:val="18"/>
                  <w:szCs w:val="20"/>
                  <w:rPrChange w:id="665" w:author="Stephanie Kobakian" w:date="2020-08-04T15:41:00Z">
                    <w:rPr/>
                  </w:rPrChange>
                </w:rPr>
                <w:t xml:space="preserve"> but they are clearly choropleth maps.</w:t>
              </w:r>
            </w:ins>
          </w:p>
          <w:p w14:paraId="135CE9B9" w14:textId="77777777" w:rsidR="000A305E" w:rsidRPr="00D779B3" w:rsidRDefault="000A305E">
            <w:pPr>
              <w:spacing w:line="264" w:lineRule="auto"/>
              <w:ind w:left="284" w:hanging="284"/>
              <w:rPr>
                <w:ins w:id="666" w:author="Stephanie Kobakian" w:date="2020-07-18T13:53:00Z"/>
                <w:rFonts w:ascii="Arial" w:hAnsi="Arial" w:cs="Arial"/>
                <w:sz w:val="18"/>
                <w:szCs w:val="20"/>
                <w:rPrChange w:id="667" w:author="Stephanie Kobakian" w:date="2020-08-04T15:41:00Z">
                  <w:rPr>
                    <w:ins w:id="668" w:author="Stephanie Kobakian" w:date="2020-07-18T13:53:00Z"/>
                    <w:rFonts w:ascii="Arial" w:hAnsi="Arial" w:cs="Arial"/>
                    <w:sz w:val="20"/>
                  </w:rPr>
                </w:rPrChange>
              </w:rPr>
              <w:pPrChange w:id="669" w:author="Stephanie Kobakian" w:date="2020-08-03T16:13:00Z">
                <w:pPr>
                  <w:spacing w:line="264" w:lineRule="auto"/>
                </w:pPr>
              </w:pPrChange>
            </w:pPr>
          </w:p>
        </w:tc>
        <w:tc>
          <w:tcPr>
            <w:tcW w:w="4636" w:type="dxa"/>
            <w:shd w:val="clear" w:color="auto" w:fill="auto"/>
            <w:tcPrChange w:id="670" w:author="Stephanie Kobakian" w:date="2020-08-12T23:01:00Z">
              <w:tcPr>
                <w:tcW w:w="3002" w:type="dxa"/>
              </w:tcPr>
            </w:tcPrChange>
          </w:tcPr>
          <w:p w14:paraId="7C50EFEE" w14:textId="77777777" w:rsidR="00837C75" w:rsidRDefault="00455979" w:rsidP="00837C75">
            <w:pPr>
              <w:spacing w:line="264" w:lineRule="auto"/>
              <w:ind w:left="284" w:hanging="284"/>
              <w:rPr>
                <w:ins w:id="671" w:author="Stephanie Kobakian" w:date="2020-08-12T12:22:00Z"/>
                <w:rFonts w:ascii="Arial" w:hAnsi="Arial" w:cs="Arial"/>
                <w:sz w:val="18"/>
                <w:szCs w:val="20"/>
              </w:rPr>
            </w:pPr>
            <w:ins w:id="672" w:author="Stephanie Kobakian" w:date="2020-07-18T13:57:00Z">
              <w:r w:rsidRPr="00D779B3">
                <w:rPr>
                  <w:rFonts w:ascii="Arial" w:hAnsi="Arial" w:cs="Arial"/>
                  <w:sz w:val="18"/>
                  <w:szCs w:val="20"/>
                  <w:rPrChange w:id="673" w:author="Stephanie Kobakian" w:date="2020-08-04T15:41:00Z">
                    <w:rPr>
                      <w:rFonts w:ascii="Arial" w:hAnsi="Arial" w:cs="Arial"/>
                      <w:sz w:val="20"/>
                    </w:rPr>
                  </w:rPrChange>
                </w:rPr>
                <w:t xml:space="preserve">This </w:t>
              </w:r>
            </w:ins>
            <w:ins w:id="674" w:author="Stephanie Kobakian" w:date="2020-07-18T14:37:00Z">
              <w:r w:rsidR="00DA1BBC" w:rsidRPr="00D779B3">
                <w:rPr>
                  <w:rFonts w:ascii="Arial" w:hAnsi="Arial" w:cs="Arial"/>
                  <w:sz w:val="18"/>
                  <w:szCs w:val="20"/>
                  <w:rPrChange w:id="675" w:author="Stephanie Kobakian" w:date="2020-08-04T15:41:00Z">
                    <w:rPr>
                      <w:rFonts w:ascii="Arial" w:hAnsi="Arial" w:cs="Arial"/>
                      <w:sz w:val="20"/>
                    </w:rPr>
                  </w:rPrChange>
                </w:rPr>
                <w:t>caption</w:t>
              </w:r>
            </w:ins>
            <w:ins w:id="676" w:author="Stephanie Kobakian" w:date="2020-07-18T13:57:00Z">
              <w:r w:rsidRPr="00D779B3">
                <w:rPr>
                  <w:rFonts w:ascii="Arial" w:hAnsi="Arial" w:cs="Arial"/>
                  <w:sz w:val="18"/>
                  <w:szCs w:val="20"/>
                  <w:rPrChange w:id="677" w:author="Stephanie Kobakian" w:date="2020-08-04T15:41:00Z">
                    <w:rPr>
                      <w:rFonts w:ascii="Arial" w:hAnsi="Arial" w:cs="Arial"/>
                      <w:sz w:val="20"/>
                    </w:rPr>
                  </w:rPrChange>
                </w:rPr>
                <w:t xml:space="preserve"> has now been corrected </w:t>
              </w:r>
            </w:ins>
            <w:ins w:id="678" w:author="Stephanie Kobakian" w:date="2020-07-18T13:58:00Z">
              <w:r w:rsidRPr="00D779B3">
                <w:rPr>
                  <w:rFonts w:ascii="Arial" w:hAnsi="Arial" w:cs="Arial"/>
                  <w:sz w:val="18"/>
                  <w:szCs w:val="20"/>
                  <w:rPrChange w:id="679" w:author="Stephanie Kobakian" w:date="2020-08-04T15:41:00Z">
                    <w:rPr>
                      <w:rFonts w:ascii="Arial" w:hAnsi="Arial" w:cs="Arial"/>
                      <w:sz w:val="20"/>
                    </w:rPr>
                  </w:rPrChange>
                </w:rPr>
                <w:t>referring to the maps as choropleths.</w:t>
              </w:r>
            </w:ins>
            <w:ins w:id="680" w:author="Stephanie Kobakian" w:date="2020-08-12T12:22:00Z">
              <w:r w:rsidR="00837C75" w:rsidRPr="00255457">
                <w:rPr>
                  <w:rFonts w:ascii="Arial" w:hAnsi="Arial" w:cs="Arial"/>
                  <w:sz w:val="18"/>
                  <w:szCs w:val="20"/>
                </w:rPr>
                <w:t xml:space="preserve"> </w:t>
              </w:r>
            </w:ins>
          </w:p>
          <w:p w14:paraId="62597124" w14:textId="77777777" w:rsidR="00837C75" w:rsidRDefault="00837C75" w:rsidP="00837C75">
            <w:pPr>
              <w:spacing w:line="264" w:lineRule="auto"/>
              <w:ind w:left="284" w:hanging="284"/>
              <w:rPr>
                <w:ins w:id="681" w:author="Stephanie Kobakian" w:date="2020-08-12T12:22:00Z"/>
                <w:rFonts w:ascii="Arial" w:hAnsi="Arial" w:cs="Arial"/>
                <w:sz w:val="18"/>
                <w:szCs w:val="20"/>
              </w:rPr>
            </w:pPr>
          </w:p>
          <w:p w14:paraId="6E7F1EDE" w14:textId="6265C652" w:rsidR="000A305E" w:rsidRPr="00D779B3" w:rsidRDefault="00837C75">
            <w:pPr>
              <w:spacing w:line="264" w:lineRule="auto"/>
              <w:ind w:left="284" w:hanging="284"/>
              <w:rPr>
                <w:ins w:id="682" w:author="Stephanie Kobakian" w:date="2020-07-18T13:53:00Z"/>
                <w:rFonts w:ascii="Arial" w:hAnsi="Arial" w:cs="Arial"/>
                <w:sz w:val="18"/>
                <w:szCs w:val="20"/>
                <w:rPrChange w:id="683" w:author="Stephanie Kobakian" w:date="2020-08-04T15:41:00Z">
                  <w:rPr>
                    <w:ins w:id="684" w:author="Stephanie Kobakian" w:date="2020-07-18T13:53:00Z"/>
                    <w:rFonts w:ascii="Arial" w:hAnsi="Arial" w:cs="Arial"/>
                    <w:sz w:val="20"/>
                  </w:rPr>
                </w:rPrChange>
              </w:rPr>
              <w:pPrChange w:id="685" w:author="Stephanie Kobakian" w:date="2020-08-12T12:22:00Z">
                <w:pPr>
                  <w:spacing w:line="264" w:lineRule="auto"/>
                </w:pPr>
              </w:pPrChange>
            </w:pPr>
            <w:ins w:id="686" w:author="Stephanie Kobakian" w:date="2020-08-12T12:22:00Z">
              <w:r w:rsidRPr="00255457">
                <w:rPr>
                  <w:rFonts w:ascii="Arial" w:hAnsi="Arial" w:cs="Arial"/>
                  <w:sz w:val="18"/>
                  <w:szCs w:val="20"/>
                </w:rPr>
                <w:t>Figure 4.3 This lineup of twelve choropleth displays contains one map with a real population</w:t>
              </w:r>
              <w:r>
                <w:rPr>
                  <w:rFonts w:ascii="Arial" w:hAnsi="Arial" w:cs="Arial"/>
                  <w:sz w:val="18"/>
                  <w:szCs w:val="20"/>
                </w:rPr>
                <w:t xml:space="preserve"> </w:t>
              </w:r>
              <w:r w:rsidRPr="00255457">
                <w:rPr>
                  <w:rFonts w:ascii="Arial" w:hAnsi="Arial" w:cs="Arial"/>
                  <w:sz w:val="18"/>
                  <w:szCs w:val="20"/>
                </w:rPr>
                <w:t>related structure. The rest are null plots that contain spatial correlation between</w:t>
              </w:r>
              <w:r>
                <w:rPr>
                  <w:rFonts w:ascii="Arial" w:hAnsi="Arial" w:cs="Arial"/>
                  <w:sz w:val="18"/>
                  <w:szCs w:val="20"/>
                </w:rPr>
                <w:t xml:space="preserve"> </w:t>
              </w:r>
              <w:r w:rsidRPr="00255457">
                <w:rPr>
                  <w:rFonts w:ascii="Arial" w:hAnsi="Arial" w:cs="Arial"/>
                  <w:sz w:val="18"/>
                  <w:szCs w:val="20"/>
                </w:rPr>
                <w:t>neighbours.</w:t>
              </w:r>
            </w:ins>
          </w:p>
        </w:tc>
        <w:tc>
          <w:tcPr>
            <w:tcW w:w="1366" w:type="dxa"/>
            <w:shd w:val="clear" w:color="auto" w:fill="auto"/>
            <w:tcPrChange w:id="687" w:author="Stephanie Kobakian" w:date="2020-08-12T23:01:00Z">
              <w:tcPr>
                <w:tcW w:w="3000" w:type="dxa"/>
              </w:tcPr>
            </w:tcPrChange>
          </w:tcPr>
          <w:p w14:paraId="55256A37" w14:textId="09F3B0D4" w:rsidR="000A305E" w:rsidRDefault="003C550B">
            <w:pPr>
              <w:spacing w:line="264" w:lineRule="auto"/>
              <w:ind w:left="284" w:hanging="284"/>
              <w:rPr>
                <w:ins w:id="688" w:author="Stephanie Kobakian" w:date="2020-08-12T22:55:00Z"/>
                <w:rFonts w:ascii="Arial" w:hAnsi="Arial" w:cs="Arial"/>
                <w:sz w:val="18"/>
                <w:szCs w:val="20"/>
              </w:rPr>
            </w:pPr>
            <w:ins w:id="689" w:author="Stephanie Kobakian" w:date="2020-08-12T22:55:00Z">
              <w:r>
                <w:rPr>
                  <w:rFonts w:ascii="Arial" w:hAnsi="Arial" w:cs="Arial"/>
                  <w:sz w:val="18"/>
                  <w:szCs w:val="20"/>
                </w:rPr>
                <w:t xml:space="preserve">p. </w:t>
              </w:r>
            </w:ins>
            <w:ins w:id="690" w:author="Stephanie Kobakian" w:date="2020-08-13T12:32:00Z">
              <w:r w:rsidR="00ED5121">
                <w:rPr>
                  <w:rFonts w:ascii="Arial" w:hAnsi="Arial" w:cs="Arial"/>
                  <w:sz w:val="18"/>
                  <w:szCs w:val="20"/>
                </w:rPr>
                <w:t>71</w:t>
              </w:r>
            </w:ins>
          </w:p>
          <w:p w14:paraId="1DD0217D" w14:textId="34DE746E" w:rsidR="003C550B" w:rsidRPr="00D779B3" w:rsidRDefault="003C550B">
            <w:pPr>
              <w:spacing w:line="264" w:lineRule="auto"/>
              <w:rPr>
                <w:ins w:id="691" w:author="Stephanie Kobakian" w:date="2020-07-18T13:53:00Z"/>
                <w:rFonts w:ascii="Arial" w:hAnsi="Arial" w:cs="Arial"/>
                <w:sz w:val="18"/>
                <w:szCs w:val="20"/>
                <w:rPrChange w:id="692" w:author="Stephanie Kobakian" w:date="2020-08-04T15:41:00Z">
                  <w:rPr>
                    <w:ins w:id="693" w:author="Stephanie Kobakian" w:date="2020-07-18T13:53:00Z"/>
                    <w:rFonts w:ascii="Arial" w:hAnsi="Arial" w:cs="Arial"/>
                    <w:sz w:val="20"/>
                  </w:rPr>
                </w:rPrChange>
              </w:rPr>
            </w:pPr>
          </w:p>
        </w:tc>
      </w:tr>
      <w:tr w:rsidR="000A305E" w:rsidRPr="00D779B3" w14:paraId="2FBF0836" w14:textId="77777777" w:rsidTr="00F87D17">
        <w:trPr>
          <w:ins w:id="694" w:author="Stephanie Kobakian" w:date="2020-07-18T13:53:00Z"/>
        </w:trPr>
        <w:tc>
          <w:tcPr>
            <w:tcW w:w="3014" w:type="dxa"/>
            <w:shd w:val="clear" w:color="auto" w:fill="auto"/>
            <w:tcPrChange w:id="695" w:author="Stephanie Kobakian" w:date="2020-08-12T23:01:00Z">
              <w:tcPr>
                <w:tcW w:w="3014" w:type="dxa"/>
              </w:tcPr>
            </w:tcPrChange>
          </w:tcPr>
          <w:p w14:paraId="56B00C4B" w14:textId="341CE415" w:rsidR="000A305E" w:rsidRPr="00D779B3" w:rsidRDefault="000F4E40">
            <w:pPr>
              <w:ind w:left="284" w:hanging="284"/>
              <w:rPr>
                <w:ins w:id="696" w:author="Stephanie Kobakian" w:date="2020-07-18T13:53:00Z"/>
                <w:rFonts w:ascii="Arial" w:hAnsi="Arial" w:cs="Arial"/>
                <w:sz w:val="18"/>
                <w:szCs w:val="20"/>
                <w:rPrChange w:id="697" w:author="Stephanie Kobakian" w:date="2020-08-04T15:41:00Z">
                  <w:rPr>
                    <w:ins w:id="698" w:author="Stephanie Kobakian" w:date="2020-07-18T13:53:00Z"/>
                  </w:rPr>
                </w:rPrChange>
              </w:rPr>
              <w:pPrChange w:id="699" w:author="Stephanie Kobakian" w:date="2020-08-03T16:13:00Z">
                <w:pPr/>
              </w:pPrChange>
            </w:pPr>
            <w:ins w:id="700" w:author="Stephanie Kobakian" w:date="2020-08-03T16:11:00Z">
              <w:r w:rsidRPr="00D779B3">
                <w:rPr>
                  <w:rFonts w:ascii="Arial" w:hAnsi="Arial" w:cs="Arial"/>
                  <w:sz w:val="18"/>
                  <w:szCs w:val="20"/>
                  <w:rPrChange w:id="701" w:author="Stephanie Kobakian" w:date="2020-08-04T15:41:00Z">
                    <w:rPr>
                      <w:rFonts w:ascii="Arial" w:hAnsi="Arial" w:cs="Arial"/>
                      <w:sz w:val="20"/>
                    </w:rPr>
                  </w:rPrChange>
                </w:rPr>
                <w:t>1.10</w:t>
              </w:r>
            </w:ins>
            <w:ins w:id="702" w:author="Stephanie Kobakian" w:date="2020-08-03T16:12:00Z">
              <w:r w:rsidRPr="00D779B3">
                <w:rPr>
                  <w:rFonts w:ascii="Arial" w:hAnsi="Arial" w:cs="Arial"/>
                  <w:sz w:val="18"/>
                  <w:szCs w:val="20"/>
                  <w:rPrChange w:id="703" w:author="Stephanie Kobakian" w:date="2020-08-04T15:41:00Z">
                    <w:rPr>
                      <w:rFonts w:ascii="Arial" w:hAnsi="Arial" w:cs="Arial"/>
                      <w:sz w:val="20"/>
                    </w:rPr>
                  </w:rPrChange>
                </w:rPr>
                <w:t xml:space="preserve"> </w:t>
              </w:r>
            </w:ins>
            <w:ins w:id="704" w:author="Stephanie Kobakian" w:date="2020-07-18T13:53:00Z">
              <w:r w:rsidR="000A305E" w:rsidRPr="00D779B3">
                <w:rPr>
                  <w:rFonts w:ascii="Arial" w:hAnsi="Arial" w:cs="Arial"/>
                  <w:sz w:val="18"/>
                  <w:szCs w:val="20"/>
                  <w:rPrChange w:id="705" w:author="Stephanie Kobakian" w:date="2020-08-04T15:41:00Z">
                    <w:rPr/>
                  </w:rPrChange>
                </w:rPr>
                <w:t>The figures in Appendix A.2.C appear off in that the maps identified as choropleth</w:t>
              </w:r>
            </w:ins>
            <w:ins w:id="706" w:author="Stephanie Kobakian" w:date="2020-07-18T14:20:00Z">
              <w:r w:rsidR="004B44D3" w:rsidRPr="00D779B3">
                <w:rPr>
                  <w:rFonts w:ascii="Arial" w:hAnsi="Arial" w:cs="Arial"/>
                  <w:sz w:val="18"/>
                  <w:szCs w:val="20"/>
                  <w:rPrChange w:id="707" w:author="Stephanie Kobakian" w:date="2020-08-04T15:41:00Z">
                    <w:rPr/>
                  </w:rPrChange>
                </w:rPr>
                <w:t xml:space="preserve"> </w:t>
              </w:r>
            </w:ins>
            <w:ins w:id="708" w:author="Stephanie Kobakian" w:date="2020-07-18T13:53:00Z">
              <w:r w:rsidR="000A305E" w:rsidRPr="00D779B3">
                <w:rPr>
                  <w:rFonts w:ascii="Arial" w:hAnsi="Arial" w:cs="Arial"/>
                  <w:sz w:val="18"/>
                  <w:szCs w:val="20"/>
                  <w:rPrChange w:id="709" w:author="Stephanie Kobakian" w:date="2020-08-04T15:41:00Z">
                    <w:rPr/>
                  </w:rPrChange>
                </w:rPr>
                <w:t>and hexagon tile are identical.</w:t>
              </w:r>
            </w:ins>
          </w:p>
          <w:p w14:paraId="3AD477F5" w14:textId="77777777" w:rsidR="000A305E" w:rsidRPr="00D779B3" w:rsidRDefault="000A305E">
            <w:pPr>
              <w:spacing w:line="264" w:lineRule="auto"/>
              <w:ind w:left="284" w:hanging="284"/>
              <w:rPr>
                <w:ins w:id="710" w:author="Stephanie Kobakian" w:date="2020-07-18T13:53:00Z"/>
                <w:rFonts w:ascii="Arial" w:hAnsi="Arial" w:cs="Arial"/>
                <w:sz w:val="18"/>
                <w:szCs w:val="20"/>
                <w:rPrChange w:id="711" w:author="Stephanie Kobakian" w:date="2020-08-04T15:41:00Z">
                  <w:rPr>
                    <w:ins w:id="712" w:author="Stephanie Kobakian" w:date="2020-07-18T13:53:00Z"/>
                    <w:rFonts w:ascii="Arial" w:hAnsi="Arial" w:cs="Arial"/>
                    <w:sz w:val="20"/>
                  </w:rPr>
                </w:rPrChange>
              </w:rPr>
              <w:pPrChange w:id="713" w:author="Stephanie Kobakian" w:date="2020-08-03T16:13:00Z">
                <w:pPr>
                  <w:spacing w:line="264" w:lineRule="auto"/>
                </w:pPr>
              </w:pPrChange>
            </w:pPr>
          </w:p>
        </w:tc>
        <w:tc>
          <w:tcPr>
            <w:tcW w:w="4636" w:type="dxa"/>
            <w:shd w:val="clear" w:color="auto" w:fill="auto"/>
            <w:tcPrChange w:id="714" w:author="Stephanie Kobakian" w:date="2020-08-12T23:01:00Z">
              <w:tcPr>
                <w:tcW w:w="3002" w:type="dxa"/>
              </w:tcPr>
            </w:tcPrChange>
          </w:tcPr>
          <w:p w14:paraId="52D34281" w14:textId="77777777" w:rsidR="000A305E" w:rsidRDefault="000A305E">
            <w:pPr>
              <w:spacing w:line="264" w:lineRule="auto"/>
              <w:ind w:left="284" w:hanging="284"/>
              <w:rPr>
                <w:ins w:id="715" w:author="Stephanie Kobakian" w:date="2020-08-12T12:22:00Z"/>
                <w:rFonts w:ascii="Arial" w:hAnsi="Arial" w:cs="Arial"/>
                <w:sz w:val="18"/>
                <w:szCs w:val="20"/>
              </w:rPr>
            </w:pPr>
            <w:ins w:id="716" w:author="Stephanie Kobakian" w:date="2020-07-18T13:55:00Z">
              <w:r w:rsidRPr="00D779B3">
                <w:rPr>
                  <w:rFonts w:ascii="Arial" w:hAnsi="Arial" w:cs="Arial"/>
                  <w:sz w:val="18"/>
                  <w:szCs w:val="20"/>
                  <w:rPrChange w:id="717" w:author="Stephanie Kobakian" w:date="2020-08-04T15:41:00Z">
                    <w:rPr>
                      <w:rFonts w:ascii="Arial" w:hAnsi="Arial" w:cs="Arial"/>
                      <w:sz w:val="20"/>
                    </w:rPr>
                  </w:rPrChange>
                </w:rPr>
                <w:t>Thank you for identifying this, the issue with creation of the images has been corrected.</w:t>
              </w:r>
            </w:ins>
          </w:p>
          <w:p w14:paraId="7DC62AB6" w14:textId="77777777" w:rsidR="00837C75" w:rsidRDefault="00837C75">
            <w:pPr>
              <w:spacing w:line="264" w:lineRule="auto"/>
              <w:ind w:left="284" w:hanging="284"/>
              <w:rPr>
                <w:ins w:id="718" w:author="Stephanie Kobakian" w:date="2020-08-12T12:22:00Z"/>
                <w:rFonts w:ascii="Arial" w:hAnsi="Arial" w:cs="Arial"/>
                <w:sz w:val="18"/>
                <w:szCs w:val="20"/>
              </w:rPr>
            </w:pPr>
          </w:p>
          <w:p w14:paraId="040ABC43" w14:textId="1BCAFB4A" w:rsidR="00837C75" w:rsidRPr="00D779B3" w:rsidRDefault="00837C75">
            <w:pPr>
              <w:spacing w:line="264" w:lineRule="auto"/>
              <w:ind w:left="284" w:hanging="284"/>
              <w:rPr>
                <w:ins w:id="719" w:author="Stephanie Kobakian" w:date="2020-07-18T13:53:00Z"/>
                <w:rFonts w:ascii="Arial" w:hAnsi="Arial" w:cs="Arial"/>
                <w:sz w:val="18"/>
                <w:szCs w:val="20"/>
                <w:rPrChange w:id="720" w:author="Stephanie Kobakian" w:date="2020-08-04T15:41:00Z">
                  <w:rPr>
                    <w:ins w:id="721" w:author="Stephanie Kobakian" w:date="2020-07-18T13:53:00Z"/>
                    <w:rFonts w:ascii="Arial" w:hAnsi="Arial" w:cs="Arial"/>
                    <w:sz w:val="20"/>
                  </w:rPr>
                </w:rPrChange>
              </w:rPr>
              <w:pPrChange w:id="722" w:author="Stephanie Kobakian" w:date="2020-08-03T16:13:00Z">
                <w:pPr>
                  <w:spacing w:line="264" w:lineRule="auto"/>
                </w:pPr>
              </w:pPrChange>
            </w:pPr>
            <w:ins w:id="723" w:author="Stephanie Kobakian" w:date="2020-08-12T12:22:00Z">
              <w:r w:rsidRPr="008D57FD">
                <w:rPr>
                  <w:rFonts w:ascii="Arial" w:hAnsi="Arial" w:cs="Arial"/>
                  <w:sz w:val="18"/>
                  <w:szCs w:val="20"/>
                </w:rPr>
                <w:t>The appendix is located in Section A, the maps were located in A.2.C and included Figure A.22, A.24, A.26, A.28 that all show distributions that affects all areas from North West to the South East.</w:t>
              </w:r>
            </w:ins>
          </w:p>
        </w:tc>
        <w:tc>
          <w:tcPr>
            <w:tcW w:w="1366" w:type="dxa"/>
            <w:shd w:val="clear" w:color="auto" w:fill="auto"/>
            <w:tcPrChange w:id="724" w:author="Stephanie Kobakian" w:date="2020-08-12T23:01:00Z">
              <w:tcPr>
                <w:tcW w:w="3000" w:type="dxa"/>
                <w:shd w:val="clear" w:color="auto" w:fill="auto"/>
              </w:tcPr>
            </w:tcPrChange>
          </w:tcPr>
          <w:p w14:paraId="2AE50A0B" w14:textId="1E46842A" w:rsidR="000A305E" w:rsidRPr="00D779B3" w:rsidRDefault="00C30E42">
            <w:pPr>
              <w:spacing w:line="264" w:lineRule="auto"/>
              <w:ind w:left="284" w:hanging="284"/>
              <w:rPr>
                <w:ins w:id="725" w:author="Stephanie Kobakian" w:date="2020-07-18T13:53:00Z"/>
                <w:rFonts w:ascii="Arial" w:hAnsi="Arial" w:cs="Arial"/>
                <w:sz w:val="18"/>
                <w:szCs w:val="20"/>
                <w:rPrChange w:id="726" w:author="Stephanie Kobakian" w:date="2020-08-04T15:41:00Z">
                  <w:rPr>
                    <w:ins w:id="727" w:author="Stephanie Kobakian" w:date="2020-07-18T13:53:00Z"/>
                    <w:rFonts w:ascii="Arial" w:hAnsi="Arial" w:cs="Arial"/>
                    <w:sz w:val="20"/>
                  </w:rPr>
                </w:rPrChange>
              </w:rPr>
              <w:pPrChange w:id="728" w:author="Stephanie Kobakian" w:date="2020-08-12T23:01:00Z">
                <w:pPr>
                  <w:spacing w:line="264" w:lineRule="auto"/>
                </w:pPr>
              </w:pPrChange>
            </w:pPr>
            <w:ins w:id="729" w:author="Stephanie Kobakian" w:date="2020-08-12T22:59:00Z">
              <w:r>
                <w:rPr>
                  <w:rFonts w:ascii="Arial" w:hAnsi="Arial" w:cs="Arial"/>
                  <w:sz w:val="18"/>
                  <w:szCs w:val="20"/>
                </w:rPr>
                <w:t xml:space="preserve">p. </w:t>
              </w:r>
            </w:ins>
            <w:ins w:id="730" w:author="Stephanie Kobakian" w:date="2020-08-12T23:00:00Z">
              <w:r>
                <w:rPr>
                  <w:rFonts w:ascii="Arial" w:hAnsi="Arial" w:cs="Arial"/>
                  <w:sz w:val="18"/>
                  <w:szCs w:val="20"/>
                </w:rPr>
                <w:t>11</w:t>
              </w:r>
            </w:ins>
            <w:ins w:id="731" w:author="Stephanie Kobakian" w:date="2020-08-13T12:32:00Z">
              <w:r w:rsidR="00ED5121">
                <w:rPr>
                  <w:rFonts w:ascii="Arial" w:hAnsi="Arial" w:cs="Arial"/>
                  <w:sz w:val="18"/>
                  <w:szCs w:val="20"/>
                </w:rPr>
                <w:t>4</w:t>
              </w:r>
            </w:ins>
            <w:ins w:id="732" w:author="Stephanie Kobakian" w:date="2020-08-12T23:00:00Z">
              <w:r>
                <w:rPr>
                  <w:rFonts w:ascii="Arial" w:hAnsi="Arial" w:cs="Arial"/>
                  <w:sz w:val="18"/>
                  <w:szCs w:val="20"/>
                </w:rPr>
                <w:t xml:space="preserve"> -</w:t>
              </w:r>
            </w:ins>
            <w:ins w:id="733" w:author="Stephanie Kobakian" w:date="2020-08-12T23:01:00Z">
              <w:r>
                <w:rPr>
                  <w:rFonts w:ascii="Arial" w:hAnsi="Arial" w:cs="Arial"/>
                  <w:sz w:val="18"/>
                  <w:szCs w:val="20"/>
                </w:rPr>
                <w:t xml:space="preserve"> </w:t>
              </w:r>
            </w:ins>
            <w:ins w:id="734" w:author="Stephanie Kobakian" w:date="2020-08-12T23:00:00Z">
              <w:r>
                <w:rPr>
                  <w:rFonts w:ascii="Arial" w:hAnsi="Arial" w:cs="Arial"/>
                  <w:sz w:val="18"/>
                  <w:szCs w:val="20"/>
                </w:rPr>
                <w:t>11</w:t>
              </w:r>
            </w:ins>
            <w:ins w:id="735" w:author="Stephanie Kobakian" w:date="2020-08-13T12:32:00Z">
              <w:r w:rsidR="00ED5121">
                <w:rPr>
                  <w:rFonts w:ascii="Arial" w:hAnsi="Arial" w:cs="Arial"/>
                  <w:sz w:val="18"/>
                  <w:szCs w:val="20"/>
                </w:rPr>
                <w:t>7</w:t>
              </w:r>
            </w:ins>
          </w:p>
        </w:tc>
      </w:tr>
    </w:tbl>
    <w:p w14:paraId="1C153BF1" w14:textId="77777777" w:rsidR="000A305E" w:rsidRPr="00D779B3" w:rsidRDefault="000A305E" w:rsidP="00E43387">
      <w:pPr>
        <w:rPr>
          <w:ins w:id="736" w:author="Stephanie Kobakian" w:date="2020-07-18T13:11:00Z"/>
          <w:rFonts w:ascii="Arial" w:hAnsi="Arial" w:cs="Arial"/>
          <w:sz w:val="18"/>
          <w:szCs w:val="20"/>
          <w:rPrChange w:id="737" w:author="Stephanie Kobakian" w:date="2020-08-04T15:41:00Z">
            <w:rPr>
              <w:ins w:id="738" w:author="Stephanie Kobakian" w:date="2020-07-18T13:11:00Z"/>
            </w:rPr>
          </w:rPrChange>
        </w:rPr>
      </w:pPr>
    </w:p>
    <w:p w14:paraId="48E2300C" w14:textId="77777777" w:rsidR="00E43387" w:rsidRPr="00D779B3" w:rsidRDefault="00E43387" w:rsidP="00E43387">
      <w:pPr>
        <w:rPr>
          <w:ins w:id="739" w:author="Stephanie Kobakian" w:date="2020-07-18T13:11:00Z"/>
          <w:rFonts w:ascii="Arial" w:hAnsi="Arial" w:cs="Arial"/>
          <w:sz w:val="18"/>
          <w:szCs w:val="20"/>
          <w:rPrChange w:id="740" w:author="Stephanie Kobakian" w:date="2020-08-04T15:41:00Z">
            <w:rPr>
              <w:ins w:id="741" w:author="Stephanie Kobakian" w:date="2020-07-18T13:11:00Z"/>
            </w:rPr>
          </w:rPrChange>
        </w:rPr>
      </w:pPr>
    </w:p>
    <w:p w14:paraId="0454BE71" w14:textId="77777777" w:rsidR="00F87D17" w:rsidRDefault="00F87D17">
      <w:pPr>
        <w:rPr>
          <w:ins w:id="742" w:author="Stephanie Kobakian" w:date="2020-08-12T23:01:00Z"/>
          <w:rFonts w:ascii="Arial" w:hAnsi="Arial" w:cs="Arial"/>
          <w:b/>
          <w:bCs/>
          <w:sz w:val="18"/>
          <w:szCs w:val="20"/>
        </w:rPr>
      </w:pPr>
      <w:ins w:id="743" w:author="Stephanie Kobakian" w:date="2020-08-12T23:01:00Z">
        <w:r>
          <w:rPr>
            <w:rFonts w:ascii="Arial" w:hAnsi="Arial" w:cs="Arial"/>
            <w:b/>
            <w:bCs/>
            <w:sz w:val="18"/>
            <w:szCs w:val="20"/>
          </w:rPr>
          <w:br w:type="page"/>
        </w:r>
      </w:ins>
    </w:p>
    <w:p w14:paraId="0CD5ADAF" w14:textId="5EC345AC" w:rsidR="002169EC" w:rsidRPr="00D779B3" w:rsidRDefault="002169EC" w:rsidP="00D01B86">
      <w:pPr>
        <w:spacing w:after="60"/>
        <w:rPr>
          <w:rFonts w:ascii="Arial" w:hAnsi="Arial" w:cs="Arial"/>
          <w:b/>
          <w:bCs/>
          <w:sz w:val="18"/>
          <w:szCs w:val="20"/>
          <w:rPrChange w:id="744" w:author="Stephanie Kobakian" w:date="2020-08-04T15:41:00Z">
            <w:rPr>
              <w:rFonts w:ascii="Arial" w:hAnsi="Arial" w:cs="Arial"/>
              <w:b/>
              <w:sz w:val="20"/>
            </w:rPr>
          </w:rPrChange>
        </w:rPr>
      </w:pPr>
      <w:r w:rsidRPr="00D779B3">
        <w:rPr>
          <w:rFonts w:ascii="Arial" w:hAnsi="Arial" w:cs="Arial"/>
          <w:b/>
          <w:bCs/>
          <w:sz w:val="18"/>
          <w:szCs w:val="20"/>
          <w:rPrChange w:id="745" w:author="Stephanie Kobakian" w:date="2020-08-04T15:41:00Z">
            <w:rPr>
              <w:rFonts w:ascii="Arial" w:hAnsi="Arial" w:cs="Arial"/>
              <w:b/>
              <w:sz w:val="20"/>
            </w:rPr>
          </w:rPrChange>
        </w:rPr>
        <w:lastRenderedPageBreak/>
        <w:t xml:space="preserve">Examiner Two </w:t>
      </w:r>
    </w:p>
    <w:tbl>
      <w:tblPr>
        <w:tblStyle w:val="TableGrid"/>
        <w:tblW w:w="0" w:type="auto"/>
        <w:tblLook w:val="04A0" w:firstRow="1" w:lastRow="0" w:firstColumn="1" w:lastColumn="0" w:noHBand="0" w:noVBand="1"/>
        <w:tblPrChange w:id="746" w:author="Stephanie Kobakian" w:date="2020-08-12T23:01:00Z">
          <w:tblPr>
            <w:tblStyle w:val="TableGrid"/>
            <w:tblW w:w="0" w:type="auto"/>
            <w:tblLook w:val="04A0" w:firstRow="1" w:lastRow="0" w:firstColumn="1" w:lastColumn="0" w:noHBand="0" w:noVBand="1"/>
          </w:tblPr>
        </w:tblPrChange>
      </w:tblPr>
      <w:tblGrid>
        <w:gridCol w:w="3032"/>
        <w:gridCol w:w="4618"/>
        <w:gridCol w:w="1366"/>
        <w:tblGridChange w:id="747">
          <w:tblGrid>
            <w:gridCol w:w="3032"/>
            <w:gridCol w:w="2993"/>
            <w:gridCol w:w="2991"/>
          </w:tblGrid>
        </w:tblGridChange>
      </w:tblGrid>
      <w:tr w:rsidR="002169EC" w:rsidRPr="00D779B3" w14:paraId="4FE1F8F8" w14:textId="77777777" w:rsidTr="00F87D17">
        <w:tc>
          <w:tcPr>
            <w:tcW w:w="3032" w:type="dxa"/>
            <w:shd w:val="clear" w:color="auto" w:fill="D9D9D9" w:themeFill="background1" w:themeFillShade="D9"/>
            <w:tcPrChange w:id="748" w:author="Stephanie Kobakian" w:date="2020-08-12T23:01:00Z">
              <w:tcPr>
                <w:tcW w:w="3080" w:type="dxa"/>
                <w:shd w:val="clear" w:color="auto" w:fill="D9D9D9" w:themeFill="background1" w:themeFillShade="D9"/>
              </w:tcPr>
            </w:tcPrChange>
          </w:tcPr>
          <w:p w14:paraId="7C74CE97" w14:textId="77777777" w:rsidR="002169EC" w:rsidRPr="00D779B3" w:rsidRDefault="002169EC" w:rsidP="00D01B86">
            <w:pPr>
              <w:rPr>
                <w:rFonts w:ascii="Arial" w:hAnsi="Arial" w:cs="Arial"/>
                <w:sz w:val="18"/>
                <w:szCs w:val="20"/>
                <w:rPrChange w:id="749" w:author="Stephanie Kobakian" w:date="2020-08-04T15:41:00Z">
                  <w:rPr>
                    <w:rFonts w:ascii="Arial" w:hAnsi="Arial" w:cs="Arial"/>
                    <w:sz w:val="20"/>
                  </w:rPr>
                </w:rPrChange>
              </w:rPr>
            </w:pPr>
            <w:r w:rsidRPr="00D779B3">
              <w:rPr>
                <w:rFonts w:ascii="Arial" w:hAnsi="Arial" w:cs="Arial"/>
                <w:sz w:val="18"/>
                <w:szCs w:val="20"/>
                <w:rPrChange w:id="750" w:author="Stephanie Kobakian" w:date="2020-08-04T15:41:00Z">
                  <w:rPr>
                    <w:rFonts w:ascii="Arial" w:hAnsi="Arial" w:cs="Arial"/>
                    <w:sz w:val="20"/>
                  </w:rPr>
                </w:rPrChange>
              </w:rPr>
              <w:t>Examiner Remarks</w:t>
            </w:r>
          </w:p>
        </w:tc>
        <w:tc>
          <w:tcPr>
            <w:tcW w:w="4618" w:type="dxa"/>
            <w:shd w:val="clear" w:color="auto" w:fill="D9D9D9" w:themeFill="background1" w:themeFillShade="D9"/>
            <w:tcPrChange w:id="751" w:author="Stephanie Kobakian" w:date="2020-08-12T23:01:00Z">
              <w:tcPr>
                <w:tcW w:w="3081" w:type="dxa"/>
                <w:shd w:val="clear" w:color="auto" w:fill="D9D9D9" w:themeFill="background1" w:themeFillShade="D9"/>
              </w:tcPr>
            </w:tcPrChange>
          </w:tcPr>
          <w:p w14:paraId="282663A7" w14:textId="77777777" w:rsidR="002169EC" w:rsidRPr="00D779B3" w:rsidRDefault="002169EC" w:rsidP="00D01B86">
            <w:pPr>
              <w:rPr>
                <w:rFonts w:ascii="Arial" w:hAnsi="Arial" w:cs="Arial"/>
                <w:sz w:val="18"/>
                <w:szCs w:val="20"/>
                <w:rPrChange w:id="752" w:author="Stephanie Kobakian" w:date="2020-08-04T15:41:00Z">
                  <w:rPr>
                    <w:rFonts w:ascii="Arial" w:hAnsi="Arial" w:cs="Arial"/>
                    <w:sz w:val="20"/>
                  </w:rPr>
                </w:rPrChange>
              </w:rPr>
            </w:pPr>
            <w:r w:rsidRPr="00D779B3">
              <w:rPr>
                <w:rFonts w:ascii="Arial" w:hAnsi="Arial" w:cs="Arial"/>
                <w:sz w:val="18"/>
                <w:szCs w:val="20"/>
                <w:rPrChange w:id="753" w:author="Stephanie Kobakian" w:date="2020-08-04T15:41:00Z">
                  <w:rPr>
                    <w:rFonts w:ascii="Arial" w:hAnsi="Arial" w:cs="Arial"/>
                    <w:sz w:val="20"/>
                  </w:rPr>
                </w:rPrChange>
              </w:rPr>
              <w:t xml:space="preserve">Thesis Author Comments </w:t>
            </w:r>
          </w:p>
        </w:tc>
        <w:tc>
          <w:tcPr>
            <w:tcW w:w="1366" w:type="dxa"/>
            <w:shd w:val="clear" w:color="auto" w:fill="D9D9D9" w:themeFill="background1" w:themeFillShade="D9"/>
            <w:tcPrChange w:id="754" w:author="Stephanie Kobakian" w:date="2020-08-12T23:01:00Z">
              <w:tcPr>
                <w:tcW w:w="3081" w:type="dxa"/>
                <w:shd w:val="clear" w:color="auto" w:fill="D9D9D9" w:themeFill="background1" w:themeFillShade="D9"/>
              </w:tcPr>
            </w:tcPrChange>
          </w:tcPr>
          <w:p w14:paraId="63C9CD9D" w14:textId="77777777" w:rsidR="002169EC" w:rsidRPr="00D779B3" w:rsidRDefault="002169EC" w:rsidP="00D01B86">
            <w:pPr>
              <w:rPr>
                <w:rFonts w:ascii="Arial" w:hAnsi="Arial" w:cs="Arial"/>
                <w:sz w:val="18"/>
                <w:szCs w:val="20"/>
                <w:rPrChange w:id="755" w:author="Stephanie Kobakian" w:date="2020-08-04T15:41:00Z">
                  <w:rPr>
                    <w:rFonts w:ascii="Arial" w:hAnsi="Arial" w:cs="Arial"/>
                    <w:sz w:val="20"/>
                  </w:rPr>
                </w:rPrChange>
              </w:rPr>
            </w:pPr>
            <w:r w:rsidRPr="00D779B3">
              <w:rPr>
                <w:rFonts w:ascii="Arial" w:hAnsi="Arial" w:cs="Arial"/>
                <w:sz w:val="18"/>
                <w:szCs w:val="20"/>
                <w:rPrChange w:id="756" w:author="Stephanie Kobakian" w:date="2020-08-04T15:41:00Z">
                  <w:rPr>
                    <w:rFonts w:ascii="Arial" w:hAnsi="Arial" w:cs="Arial"/>
                    <w:sz w:val="20"/>
                  </w:rPr>
                </w:rPrChange>
              </w:rPr>
              <w:t xml:space="preserve">Page or </w:t>
            </w:r>
            <w:proofErr w:type="gramStart"/>
            <w:r w:rsidRPr="00D779B3">
              <w:rPr>
                <w:rFonts w:ascii="Arial" w:hAnsi="Arial" w:cs="Arial"/>
                <w:sz w:val="18"/>
                <w:szCs w:val="20"/>
                <w:rPrChange w:id="757" w:author="Stephanie Kobakian" w:date="2020-08-04T15:41:00Z">
                  <w:rPr>
                    <w:rFonts w:ascii="Arial" w:hAnsi="Arial" w:cs="Arial"/>
                    <w:sz w:val="20"/>
                  </w:rPr>
                </w:rPrChange>
              </w:rPr>
              <w:t>other</w:t>
            </w:r>
            <w:proofErr w:type="gramEnd"/>
            <w:r w:rsidRPr="00D779B3">
              <w:rPr>
                <w:rFonts w:ascii="Arial" w:hAnsi="Arial" w:cs="Arial"/>
                <w:sz w:val="18"/>
                <w:szCs w:val="20"/>
                <w:rPrChange w:id="758" w:author="Stephanie Kobakian" w:date="2020-08-04T15:41:00Z">
                  <w:rPr>
                    <w:rFonts w:ascii="Arial" w:hAnsi="Arial" w:cs="Arial"/>
                    <w:sz w:val="20"/>
                  </w:rPr>
                </w:rPrChange>
              </w:rPr>
              <w:t xml:space="preserve"> Reference</w:t>
            </w:r>
          </w:p>
        </w:tc>
      </w:tr>
      <w:tr w:rsidR="002169EC" w:rsidRPr="00D779B3" w14:paraId="211D70C8" w14:textId="77777777" w:rsidTr="00F87D17">
        <w:tc>
          <w:tcPr>
            <w:tcW w:w="3032" w:type="dxa"/>
            <w:tcPrChange w:id="759" w:author="Stephanie Kobakian" w:date="2020-08-12T23:01:00Z">
              <w:tcPr>
                <w:tcW w:w="3080" w:type="dxa"/>
              </w:tcPr>
            </w:tcPrChange>
          </w:tcPr>
          <w:p w14:paraId="2B192261" w14:textId="2F5359A9" w:rsidR="002169EC" w:rsidRPr="00D779B3" w:rsidRDefault="00C731B5">
            <w:pPr>
              <w:pStyle w:val="ListParagraph"/>
              <w:numPr>
                <w:ilvl w:val="1"/>
                <w:numId w:val="4"/>
              </w:numPr>
              <w:autoSpaceDE w:val="0"/>
              <w:autoSpaceDN w:val="0"/>
              <w:adjustRightInd w:val="0"/>
              <w:rPr>
                <w:rFonts w:ascii="Arial" w:hAnsi="Arial" w:cs="Arial"/>
                <w:sz w:val="18"/>
                <w:szCs w:val="20"/>
                <w:rPrChange w:id="760" w:author="Stephanie Kobakian" w:date="2020-08-04T15:41:00Z">
                  <w:rPr/>
                </w:rPrChange>
              </w:rPr>
              <w:pPrChange w:id="761" w:author="Stephanie Kobakian" w:date="2020-08-03T16:12:00Z">
                <w:pPr>
                  <w:spacing w:line="264" w:lineRule="auto"/>
                </w:pPr>
              </w:pPrChange>
            </w:pPr>
            <w:ins w:id="762" w:author="Stephanie Kobakian" w:date="2020-07-15T14:56:00Z">
              <w:r w:rsidRPr="00D779B3">
                <w:rPr>
                  <w:rFonts w:ascii="Arial" w:hAnsi="Arial" w:cs="Arial"/>
                  <w:sz w:val="18"/>
                  <w:szCs w:val="20"/>
                  <w:rPrChange w:id="763" w:author="Stephanie Kobakian" w:date="2020-08-04T15:41:00Z">
                    <w:rPr/>
                  </w:rPrChange>
                </w:rPr>
                <w:t xml:space="preserve">A minor comment: I </w:t>
              </w:r>
            </w:ins>
            <w:proofErr w:type="gramStart"/>
            <w:ins w:id="764" w:author="Stephanie Kobakian" w:date="2020-07-18T14:20:00Z">
              <w:r w:rsidR="004B44D3" w:rsidRPr="00D779B3">
                <w:rPr>
                  <w:rFonts w:ascii="Arial" w:hAnsi="Arial" w:cs="Arial"/>
                  <w:sz w:val="18"/>
                  <w:szCs w:val="20"/>
                  <w:rPrChange w:id="765" w:author="Stephanie Kobakian" w:date="2020-08-04T15:41:00Z">
                    <w:rPr>
                      <w:rFonts w:ascii="Calibri" w:hAnsi="Calibri" w:cs="Calibri"/>
                    </w:rPr>
                  </w:rPrChange>
                </w:rPr>
                <w:t>d</w:t>
              </w:r>
            </w:ins>
            <w:ins w:id="766" w:author="Stephanie Kobakian" w:date="2020-07-15T14:56:00Z">
              <w:r w:rsidRPr="00D779B3">
                <w:rPr>
                  <w:rFonts w:ascii="Arial" w:hAnsi="Arial" w:cs="Arial"/>
                  <w:sz w:val="18"/>
                  <w:szCs w:val="20"/>
                  <w:rPrChange w:id="767" w:author="Stephanie Kobakian" w:date="2020-08-04T15:41:00Z">
                    <w:rPr/>
                  </w:rPrChange>
                </w:rPr>
                <w:t>on’t</w:t>
              </w:r>
              <w:proofErr w:type="gramEnd"/>
              <w:r w:rsidRPr="00D779B3">
                <w:rPr>
                  <w:rFonts w:ascii="Arial" w:hAnsi="Arial" w:cs="Arial"/>
                  <w:sz w:val="18"/>
                  <w:szCs w:val="20"/>
                  <w:rPrChange w:id="768" w:author="Stephanie Kobakian" w:date="2020-08-04T15:41:00Z">
                    <w:rPr/>
                  </w:rPrChange>
                </w:rPr>
                <w:t xml:space="preserve"> think I ever saw a definition of</w:t>
              </w:r>
            </w:ins>
            <w:ins w:id="769" w:author="Stephanie Kobakian" w:date="2020-07-18T14:20:00Z">
              <w:r w:rsidR="004B44D3" w:rsidRPr="00D779B3">
                <w:rPr>
                  <w:rFonts w:ascii="Arial" w:hAnsi="Arial" w:cs="Arial"/>
                  <w:sz w:val="18"/>
                  <w:szCs w:val="20"/>
                  <w:rPrChange w:id="770" w:author="Stephanie Kobakian" w:date="2020-08-04T15:41:00Z">
                    <w:rPr>
                      <w:rFonts w:ascii="Calibri" w:hAnsi="Calibri" w:cs="Calibri"/>
                    </w:rPr>
                  </w:rPrChange>
                </w:rPr>
                <w:t xml:space="preserve"> </w:t>
              </w:r>
            </w:ins>
            <w:ins w:id="771" w:author="Stephanie Kobakian" w:date="2020-07-15T14:56:00Z">
              <w:r w:rsidRPr="00D779B3">
                <w:rPr>
                  <w:rFonts w:ascii="Arial" w:hAnsi="Arial" w:cs="Arial"/>
                  <w:sz w:val="18"/>
                  <w:szCs w:val="20"/>
                  <w:rPrChange w:id="772" w:author="Stephanie Kobakian" w:date="2020-08-04T15:41:00Z">
                    <w:rPr/>
                  </w:rPrChange>
                </w:rPr>
                <w:t>tessellation. There may be a place early on where this could be quickly defined.</w:t>
              </w:r>
            </w:ins>
          </w:p>
        </w:tc>
        <w:tc>
          <w:tcPr>
            <w:tcW w:w="4618" w:type="dxa"/>
            <w:tcPrChange w:id="773" w:author="Stephanie Kobakian" w:date="2020-08-12T23:01:00Z">
              <w:tcPr>
                <w:tcW w:w="3081" w:type="dxa"/>
              </w:tcPr>
            </w:tcPrChange>
          </w:tcPr>
          <w:p w14:paraId="3B643A44" w14:textId="16669C49" w:rsidR="00230634" w:rsidRPr="009903BF" w:rsidRDefault="00230634" w:rsidP="00F24159">
            <w:pPr>
              <w:spacing w:line="264" w:lineRule="auto"/>
              <w:rPr>
                <w:ins w:id="774" w:author="Stephanie Kobakian" w:date="2020-07-18T18:10:00Z"/>
                <w:rFonts w:ascii="Arial" w:hAnsi="Arial" w:cs="Arial"/>
                <w:i/>
                <w:iCs/>
                <w:sz w:val="18"/>
                <w:szCs w:val="20"/>
                <w:rPrChange w:id="775" w:author="Stephanie Kobakian" w:date="2020-08-12T23:35:00Z">
                  <w:rPr>
                    <w:ins w:id="776" w:author="Stephanie Kobakian" w:date="2020-07-18T18:10:00Z"/>
                    <w:rFonts w:ascii="Arial" w:hAnsi="Arial" w:cs="Arial"/>
                    <w:sz w:val="20"/>
                  </w:rPr>
                </w:rPrChange>
              </w:rPr>
            </w:pPr>
            <w:ins w:id="777" w:author="Stephanie Kobakian" w:date="2020-07-18T18:10:00Z">
              <w:r w:rsidRPr="00D779B3">
                <w:rPr>
                  <w:rFonts w:ascii="Arial" w:hAnsi="Arial" w:cs="Arial"/>
                  <w:sz w:val="18"/>
                  <w:szCs w:val="20"/>
                  <w:rPrChange w:id="778" w:author="Stephanie Kobakian" w:date="2020-08-04T15:41:00Z">
                    <w:rPr>
                      <w:rFonts w:ascii="Arial" w:hAnsi="Arial" w:cs="Arial"/>
                      <w:sz w:val="20"/>
                    </w:rPr>
                  </w:rPrChange>
                </w:rPr>
                <w:t>I have added to the literature chapter a description of tessellation in this context:</w:t>
              </w:r>
              <w:r w:rsidRPr="00D779B3">
                <w:rPr>
                  <w:rFonts w:ascii="Arial" w:hAnsi="Arial" w:cs="Arial"/>
                  <w:sz w:val="18"/>
                  <w:szCs w:val="20"/>
                  <w:rPrChange w:id="779" w:author="Stephanie Kobakian" w:date="2020-08-04T15:41:00Z">
                    <w:rPr>
                      <w:rFonts w:ascii="Arial" w:hAnsi="Arial" w:cs="Arial"/>
                      <w:sz w:val="20"/>
                    </w:rPr>
                  </w:rPrChange>
                </w:rPr>
                <w:br/>
              </w:r>
            </w:ins>
          </w:p>
          <w:p w14:paraId="7E48A65F" w14:textId="37EAF568" w:rsidR="002169EC" w:rsidRPr="00D779B3" w:rsidRDefault="00230634" w:rsidP="00F24159">
            <w:pPr>
              <w:spacing w:line="264" w:lineRule="auto"/>
              <w:rPr>
                <w:rFonts w:ascii="Arial" w:hAnsi="Arial" w:cs="Arial"/>
                <w:sz w:val="18"/>
                <w:szCs w:val="20"/>
                <w:rPrChange w:id="780" w:author="Stephanie Kobakian" w:date="2020-08-04T15:41:00Z">
                  <w:rPr>
                    <w:rFonts w:ascii="Arial" w:hAnsi="Arial" w:cs="Arial"/>
                    <w:sz w:val="20"/>
                  </w:rPr>
                </w:rPrChange>
              </w:rPr>
            </w:pPr>
            <w:ins w:id="781" w:author="Stephanie Kobakian" w:date="2020-07-18T18:10:00Z">
              <w:r w:rsidRPr="009903BF">
                <w:rPr>
                  <w:rFonts w:ascii="Arial" w:hAnsi="Arial" w:cs="Arial"/>
                  <w:i/>
                  <w:iCs/>
                  <w:sz w:val="18"/>
                  <w:szCs w:val="20"/>
                  <w:rPrChange w:id="782" w:author="Stephanie Kobakian" w:date="2020-08-12T23:35:00Z">
                    <w:rPr>
                      <w:rFonts w:ascii="Arial" w:hAnsi="Arial" w:cs="Arial"/>
                      <w:sz w:val="20"/>
                    </w:rPr>
                  </w:rPrChange>
                </w:rPr>
                <w:t>“</w:t>
              </w:r>
            </w:ins>
            <w:ins w:id="783" w:author="Stephanie Kobakian" w:date="2020-08-12T23:13:00Z">
              <w:r w:rsidR="00A55735" w:rsidRPr="009903BF">
                <w:rPr>
                  <w:rFonts w:ascii="Arial" w:hAnsi="Arial" w:cs="Arial"/>
                  <w:i/>
                  <w:iCs/>
                  <w:sz w:val="18"/>
                  <w:szCs w:val="20"/>
                  <w:rPrChange w:id="784" w:author="Stephanie Kobakian" w:date="2020-08-12T23:35:00Z">
                    <w:rPr>
                      <w:rFonts w:ascii="Arial" w:hAnsi="Arial" w:cs="Arial"/>
                      <w:sz w:val="18"/>
                      <w:szCs w:val="20"/>
                    </w:rPr>
                  </w:rPrChange>
                </w:rPr>
                <w:t xml:space="preserve">Cano and others </w:t>
              </w:r>
            </w:ins>
            <w:ins w:id="785" w:author="Stephanie Kobakian" w:date="2020-08-12T23:14:00Z">
              <w:r w:rsidR="00A55735" w:rsidRPr="009903BF">
                <w:rPr>
                  <w:rFonts w:ascii="Arial" w:hAnsi="Arial" w:cs="Arial"/>
                  <w:i/>
                  <w:iCs/>
                  <w:sz w:val="18"/>
                  <w:szCs w:val="20"/>
                  <w:rPrChange w:id="786" w:author="Stephanie Kobakian" w:date="2020-08-12T23:35:00Z">
                    <w:rPr>
                      <w:rFonts w:ascii="Arial" w:hAnsi="Arial" w:cs="Arial"/>
                      <w:sz w:val="18"/>
                      <w:szCs w:val="20"/>
                    </w:rPr>
                  </w:rPrChange>
                </w:rPr>
                <w:t>(Cano et al., 2015) define</w:t>
              </w:r>
            </w:ins>
            <w:ins w:id="787" w:author="Stephanie Kobakian" w:date="2020-08-12T23:13:00Z">
              <w:r w:rsidR="00A55735" w:rsidRPr="009903BF">
                <w:rPr>
                  <w:rFonts w:ascii="Arial" w:hAnsi="Arial" w:cs="Arial"/>
                  <w:i/>
                  <w:iCs/>
                  <w:sz w:val="18"/>
                  <w:szCs w:val="20"/>
                  <w:rPrChange w:id="788" w:author="Stephanie Kobakian" w:date="2020-08-12T23:35:00Z">
                    <w:rPr>
                      <w:rFonts w:ascii="Arial" w:hAnsi="Arial" w:cs="Arial"/>
                      <w:sz w:val="18"/>
                      <w:szCs w:val="20"/>
                    </w:rPr>
                  </w:rPrChange>
                </w:rPr>
                <w:t xml:space="preserve"> the term 'mosaic cartograms' for hexagonal tile displays, where the number of tiles for each area or the </w:t>
              </w:r>
              <w:proofErr w:type="spellStart"/>
              <w:r w:rsidR="00A55735" w:rsidRPr="009903BF">
                <w:rPr>
                  <w:rFonts w:ascii="Arial" w:hAnsi="Arial" w:cs="Arial"/>
                  <w:i/>
                  <w:iCs/>
                  <w:sz w:val="18"/>
                  <w:szCs w:val="20"/>
                  <w:rPrChange w:id="789" w:author="Stephanie Kobakian" w:date="2020-08-12T23:35:00Z">
                    <w:rPr>
                      <w:rFonts w:ascii="Arial" w:hAnsi="Arial" w:cs="Arial"/>
                      <w:sz w:val="18"/>
                      <w:szCs w:val="20"/>
                    </w:rPr>
                  </w:rPrChange>
                </w:rPr>
                <w:t>color</w:t>
              </w:r>
              <w:proofErr w:type="spellEnd"/>
              <w:r w:rsidR="00A55735" w:rsidRPr="009903BF">
                <w:rPr>
                  <w:rFonts w:ascii="Arial" w:hAnsi="Arial" w:cs="Arial"/>
                  <w:i/>
                  <w:iCs/>
                  <w:sz w:val="18"/>
                  <w:szCs w:val="20"/>
                  <w:rPrChange w:id="790" w:author="Stephanie Kobakian" w:date="2020-08-12T23:35:00Z">
                    <w:rPr>
                      <w:rFonts w:ascii="Arial" w:hAnsi="Arial" w:cs="Arial"/>
                      <w:sz w:val="18"/>
                      <w:szCs w:val="20"/>
                    </w:rPr>
                  </w:rPrChange>
                </w:rPr>
                <w:t xml:space="preserve"> of them can communicate the statistic of regions. When using several tiles per region, map makers can adjust the complexity of the boundaries in the resulting display. They can also make a trade-off between boundary complexity and simplicity by the size of the tiles used. A mosaic cartogram employs tessellation to connect the hexagons, triangles or squares used to represent the geographic land mass. Tessellation closely arranges each of the shapes so that the sides of neighbouring shapes align. Tile maps do not have to tessellate completely, this flexibility is helpful if the land mass has islands.</w:t>
              </w:r>
            </w:ins>
            <w:ins w:id="791" w:author="Stephanie Kobakian" w:date="2020-08-12T23:02:00Z">
              <w:r w:rsidR="00F87D17" w:rsidRPr="009903BF">
                <w:rPr>
                  <w:rFonts w:ascii="Arial" w:hAnsi="Arial" w:cs="Arial"/>
                  <w:i/>
                  <w:iCs/>
                  <w:sz w:val="18"/>
                  <w:szCs w:val="20"/>
                  <w:rPrChange w:id="792" w:author="Stephanie Kobakian" w:date="2020-08-12T23:35:00Z">
                    <w:rPr>
                      <w:rFonts w:ascii="Arial" w:hAnsi="Arial" w:cs="Arial"/>
                      <w:sz w:val="18"/>
                      <w:szCs w:val="20"/>
                    </w:rPr>
                  </w:rPrChange>
                </w:rPr>
                <w:t>”</w:t>
              </w:r>
            </w:ins>
          </w:p>
        </w:tc>
        <w:tc>
          <w:tcPr>
            <w:tcW w:w="1366" w:type="dxa"/>
            <w:tcPrChange w:id="793" w:author="Stephanie Kobakian" w:date="2020-08-12T23:01:00Z">
              <w:tcPr>
                <w:tcW w:w="3081" w:type="dxa"/>
              </w:tcPr>
            </w:tcPrChange>
          </w:tcPr>
          <w:p w14:paraId="44238120" w14:textId="64E30E57" w:rsidR="002169EC" w:rsidRPr="00D779B3" w:rsidRDefault="00D04221" w:rsidP="00F24159">
            <w:pPr>
              <w:spacing w:line="264" w:lineRule="auto"/>
              <w:rPr>
                <w:rFonts w:ascii="Arial" w:hAnsi="Arial" w:cs="Arial"/>
                <w:sz w:val="18"/>
                <w:szCs w:val="20"/>
                <w:rPrChange w:id="794" w:author="Stephanie Kobakian" w:date="2020-08-04T15:41:00Z">
                  <w:rPr>
                    <w:rFonts w:ascii="Arial" w:hAnsi="Arial" w:cs="Arial"/>
                    <w:sz w:val="20"/>
                  </w:rPr>
                </w:rPrChange>
              </w:rPr>
            </w:pPr>
            <w:ins w:id="795" w:author="Stephanie Kobakian" w:date="2020-08-12T23:14:00Z">
              <w:r>
                <w:rPr>
                  <w:rFonts w:ascii="Arial" w:hAnsi="Arial" w:cs="Arial"/>
                  <w:sz w:val="18"/>
                  <w:szCs w:val="20"/>
                </w:rPr>
                <w:t>p. 27</w:t>
              </w:r>
            </w:ins>
          </w:p>
        </w:tc>
      </w:tr>
      <w:tr w:rsidR="00924B6E" w:rsidRPr="00D779B3" w14:paraId="1F033345" w14:textId="77777777" w:rsidTr="00F87D17">
        <w:tc>
          <w:tcPr>
            <w:tcW w:w="3032" w:type="dxa"/>
            <w:tcPrChange w:id="796" w:author="Stephanie Kobakian" w:date="2020-08-12T23:01:00Z">
              <w:tcPr>
                <w:tcW w:w="3080" w:type="dxa"/>
              </w:tcPr>
            </w:tcPrChange>
          </w:tcPr>
          <w:p w14:paraId="017C7F6D" w14:textId="1BFFDE5E" w:rsidR="00924B6E" w:rsidRPr="00D779B3" w:rsidRDefault="00C731B5">
            <w:pPr>
              <w:pStyle w:val="ListParagraph"/>
              <w:numPr>
                <w:ilvl w:val="1"/>
                <w:numId w:val="4"/>
              </w:numPr>
              <w:autoSpaceDE w:val="0"/>
              <w:autoSpaceDN w:val="0"/>
              <w:adjustRightInd w:val="0"/>
              <w:rPr>
                <w:rFonts w:ascii="Arial" w:hAnsi="Arial" w:cs="Arial"/>
                <w:sz w:val="18"/>
                <w:szCs w:val="20"/>
                <w:rPrChange w:id="797" w:author="Stephanie Kobakian" w:date="2020-08-04T15:41:00Z">
                  <w:rPr/>
                </w:rPrChange>
              </w:rPr>
              <w:pPrChange w:id="798" w:author="Stephanie Kobakian" w:date="2020-08-03T16:12:00Z">
                <w:pPr>
                  <w:spacing w:line="264" w:lineRule="auto"/>
                </w:pPr>
              </w:pPrChange>
            </w:pPr>
            <w:ins w:id="799" w:author="Stephanie Kobakian" w:date="2020-07-15T14:58:00Z">
              <w:r w:rsidRPr="00D779B3">
                <w:rPr>
                  <w:rFonts w:ascii="Arial" w:hAnsi="Arial" w:cs="Arial"/>
                  <w:sz w:val="18"/>
                  <w:szCs w:val="20"/>
                  <w:rPrChange w:id="800" w:author="Stephanie Kobakian" w:date="2020-08-04T15:41:00Z">
                    <w:rPr/>
                  </w:rPrChange>
                </w:rPr>
                <w:t>Final minor comment: have you tried the package with any non</w:t>
              </w:r>
              <w:r w:rsidRPr="00D779B3">
                <w:rPr>
                  <w:rFonts w:ascii="Cambria Math" w:hAnsi="Cambria Math" w:cs="Cambria Math"/>
                  <w:sz w:val="18"/>
                  <w:szCs w:val="20"/>
                  <w:rPrChange w:id="801" w:author="Stephanie Kobakian" w:date="2020-08-04T15:41:00Z">
                    <w:rPr/>
                  </w:rPrChange>
                </w:rPr>
                <w:t>‐</w:t>
              </w:r>
              <w:r w:rsidRPr="00D779B3">
                <w:rPr>
                  <w:rFonts w:ascii="Arial" w:hAnsi="Arial" w:cs="Arial"/>
                  <w:sz w:val="18"/>
                  <w:szCs w:val="20"/>
                  <w:rPrChange w:id="802" w:author="Stephanie Kobakian" w:date="2020-08-04T15:41:00Z">
                    <w:rPr/>
                  </w:rPrChange>
                </w:rPr>
                <w:t>Australia regions?</w:t>
              </w:r>
            </w:ins>
          </w:p>
        </w:tc>
        <w:tc>
          <w:tcPr>
            <w:tcW w:w="4618" w:type="dxa"/>
            <w:tcPrChange w:id="803" w:author="Stephanie Kobakian" w:date="2020-08-12T23:01:00Z">
              <w:tcPr>
                <w:tcW w:w="3081" w:type="dxa"/>
              </w:tcPr>
            </w:tcPrChange>
          </w:tcPr>
          <w:p w14:paraId="4E2DFC53" w14:textId="77777777" w:rsidR="00924B6E" w:rsidRDefault="003101F1" w:rsidP="00F24159">
            <w:pPr>
              <w:spacing w:line="264" w:lineRule="auto"/>
              <w:rPr>
                <w:ins w:id="804" w:author="Stephanie Kobakian" w:date="2020-08-12T23:16:00Z"/>
                <w:rFonts w:ascii="Arial" w:hAnsi="Arial" w:cs="Arial"/>
                <w:sz w:val="18"/>
                <w:szCs w:val="20"/>
              </w:rPr>
            </w:pPr>
            <w:ins w:id="805" w:author="Stephanie Kobakian" w:date="2020-08-12T10:41:00Z">
              <w:r>
                <w:rPr>
                  <w:rFonts w:ascii="Arial" w:hAnsi="Arial" w:cs="Arial"/>
                  <w:sz w:val="18"/>
                  <w:szCs w:val="20"/>
                </w:rPr>
                <w:t>Yes</w:t>
              </w:r>
            </w:ins>
            <w:ins w:id="806" w:author="Stephanie Kobakian" w:date="2020-08-12T10:44:00Z">
              <w:r>
                <w:rPr>
                  <w:rFonts w:ascii="Arial" w:hAnsi="Arial" w:cs="Arial"/>
                  <w:sz w:val="18"/>
                  <w:szCs w:val="20"/>
                </w:rPr>
                <w:t>,</w:t>
              </w:r>
            </w:ins>
            <w:ins w:id="807" w:author="Stephanie Kobakian" w:date="2020-08-12T10:42:00Z">
              <w:r>
                <w:rPr>
                  <w:rFonts w:ascii="Arial" w:hAnsi="Arial" w:cs="Arial"/>
                  <w:sz w:val="18"/>
                  <w:szCs w:val="20"/>
                </w:rPr>
                <w:t xml:space="preserve"> we have included </w:t>
              </w:r>
              <w:r w:rsidRPr="008B007A">
                <w:rPr>
                  <w:rFonts w:ascii="Arial" w:hAnsi="Arial" w:cs="Arial"/>
                  <w:sz w:val="18"/>
                  <w:szCs w:val="20"/>
                </w:rPr>
                <w:t>non</w:t>
              </w:r>
              <w:r w:rsidRPr="008B007A">
                <w:rPr>
                  <w:rFonts w:ascii="Cambria Math" w:hAnsi="Cambria Math" w:cs="Cambria Math"/>
                  <w:sz w:val="18"/>
                  <w:szCs w:val="20"/>
                </w:rPr>
                <w:t>‐</w:t>
              </w:r>
              <w:r w:rsidRPr="008B007A">
                <w:rPr>
                  <w:rFonts w:ascii="Arial" w:hAnsi="Arial" w:cs="Arial"/>
                  <w:sz w:val="18"/>
                  <w:szCs w:val="20"/>
                </w:rPr>
                <w:t>Australia regions</w:t>
              </w:r>
              <w:r>
                <w:rPr>
                  <w:rFonts w:ascii="Arial" w:hAnsi="Arial" w:cs="Arial"/>
                  <w:sz w:val="18"/>
                  <w:szCs w:val="20"/>
                </w:rPr>
                <w:t xml:space="preserve"> in our testing and development</w:t>
              </w:r>
            </w:ins>
            <w:ins w:id="808" w:author="Stephanie Kobakian" w:date="2020-08-12T23:15:00Z">
              <w:r w:rsidR="00380E34">
                <w:rPr>
                  <w:rFonts w:ascii="Arial" w:hAnsi="Arial" w:cs="Arial"/>
                  <w:sz w:val="18"/>
                  <w:szCs w:val="20"/>
                </w:rPr>
                <w:t>, this included the United Kingdom, and USA</w:t>
              </w:r>
            </w:ins>
            <w:ins w:id="809" w:author="Stephanie Kobakian" w:date="2020-08-12T10:43:00Z">
              <w:r>
                <w:rPr>
                  <w:rFonts w:ascii="Arial" w:hAnsi="Arial" w:cs="Arial"/>
                  <w:sz w:val="18"/>
                  <w:szCs w:val="20"/>
                </w:rPr>
                <w:t>. There was a small example of the United States of America in C</w:t>
              </w:r>
            </w:ins>
            <w:ins w:id="810" w:author="Stephanie Kobakian" w:date="2020-08-12T10:44:00Z">
              <w:r>
                <w:rPr>
                  <w:rFonts w:ascii="Arial" w:hAnsi="Arial" w:cs="Arial"/>
                  <w:sz w:val="18"/>
                  <w:szCs w:val="20"/>
                </w:rPr>
                <w:t>hapter 2, Figure 2.2d).</w:t>
              </w:r>
            </w:ins>
          </w:p>
          <w:p w14:paraId="2031391D" w14:textId="31254333" w:rsidR="00380E34" w:rsidRPr="00D779B3" w:rsidRDefault="00380E34" w:rsidP="00F24159">
            <w:pPr>
              <w:spacing w:line="264" w:lineRule="auto"/>
              <w:rPr>
                <w:rFonts w:ascii="Arial" w:hAnsi="Arial" w:cs="Arial"/>
                <w:sz w:val="18"/>
                <w:szCs w:val="20"/>
                <w:rPrChange w:id="811" w:author="Stephanie Kobakian" w:date="2020-08-04T15:41:00Z">
                  <w:rPr>
                    <w:rFonts w:ascii="Arial" w:hAnsi="Arial" w:cs="Arial"/>
                    <w:sz w:val="20"/>
                  </w:rPr>
                </w:rPrChange>
              </w:rPr>
            </w:pPr>
            <w:ins w:id="812" w:author="Stephanie Kobakian" w:date="2020-08-12T23:16:00Z">
              <w:r>
                <w:rPr>
                  <w:rFonts w:ascii="Arial" w:hAnsi="Arial" w:cs="Arial"/>
                  <w:sz w:val="18"/>
                  <w:szCs w:val="20"/>
                </w:rPr>
                <w:t xml:space="preserve">However due to the length of this thesis, examples were streamlined to use </w:t>
              </w:r>
              <w:r w:rsidR="00CA58A4">
                <w:rPr>
                  <w:rFonts w:ascii="Arial" w:hAnsi="Arial" w:cs="Arial"/>
                  <w:sz w:val="18"/>
                  <w:szCs w:val="20"/>
                </w:rPr>
                <w:t xml:space="preserve">Australia, and cancer atlas </w:t>
              </w:r>
            </w:ins>
            <w:ins w:id="813" w:author="Stephanie Kobakian" w:date="2020-08-12T23:17:00Z">
              <w:r w:rsidR="001971D4">
                <w:rPr>
                  <w:rFonts w:ascii="Arial" w:hAnsi="Arial" w:cs="Arial"/>
                  <w:sz w:val="18"/>
                  <w:szCs w:val="20"/>
                </w:rPr>
                <w:t xml:space="preserve">data </w:t>
              </w:r>
            </w:ins>
            <w:ins w:id="814" w:author="Stephanie Kobakian" w:date="2020-08-12T23:16:00Z">
              <w:r w:rsidR="00CA58A4">
                <w:rPr>
                  <w:rFonts w:ascii="Arial" w:hAnsi="Arial" w:cs="Arial"/>
                  <w:sz w:val="18"/>
                  <w:szCs w:val="20"/>
                </w:rPr>
                <w:t>examples.</w:t>
              </w:r>
            </w:ins>
          </w:p>
        </w:tc>
        <w:tc>
          <w:tcPr>
            <w:tcW w:w="1366" w:type="dxa"/>
            <w:tcPrChange w:id="815" w:author="Stephanie Kobakian" w:date="2020-08-12T23:01:00Z">
              <w:tcPr>
                <w:tcW w:w="3081" w:type="dxa"/>
              </w:tcPr>
            </w:tcPrChange>
          </w:tcPr>
          <w:p w14:paraId="1B68D013" w14:textId="7C91E863" w:rsidR="00924B6E" w:rsidRPr="00D779B3" w:rsidRDefault="0038349D" w:rsidP="00F24159">
            <w:pPr>
              <w:spacing w:line="264" w:lineRule="auto"/>
              <w:rPr>
                <w:rFonts w:ascii="Arial" w:hAnsi="Arial" w:cs="Arial"/>
                <w:sz w:val="18"/>
                <w:szCs w:val="20"/>
                <w:rPrChange w:id="816" w:author="Stephanie Kobakian" w:date="2020-08-04T15:41:00Z">
                  <w:rPr>
                    <w:rFonts w:ascii="Arial" w:hAnsi="Arial" w:cs="Arial"/>
                    <w:sz w:val="20"/>
                  </w:rPr>
                </w:rPrChange>
              </w:rPr>
            </w:pPr>
            <w:ins w:id="817" w:author="Stephanie Kobakian" w:date="2020-08-12T23:17:00Z">
              <w:r>
                <w:rPr>
                  <w:rFonts w:ascii="Arial" w:hAnsi="Arial" w:cs="Arial"/>
                  <w:sz w:val="18"/>
                  <w:szCs w:val="20"/>
                </w:rPr>
                <w:t>p. 23</w:t>
              </w:r>
            </w:ins>
          </w:p>
        </w:tc>
      </w:tr>
      <w:tr w:rsidR="002169EC" w:rsidRPr="00230634" w14:paraId="6FDBF40D" w14:textId="77777777" w:rsidTr="00F87D17">
        <w:tc>
          <w:tcPr>
            <w:tcW w:w="3032" w:type="dxa"/>
            <w:tcPrChange w:id="818" w:author="Stephanie Kobakian" w:date="2020-08-12T23:01:00Z">
              <w:tcPr>
                <w:tcW w:w="3080" w:type="dxa"/>
              </w:tcPr>
            </w:tcPrChange>
          </w:tcPr>
          <w:p w14:paraId="1F0A48AE" w14:textId="6586FBD2" w:rsidR="00C731B5" w:rsidRPr="00837C75" w:rsidRDefault="00C731B5">
            <w:pPr>
              <w:pStyle w:val="ListParagraph"/>
              <w:numPr>
                <w:ilvl w:val="1"/>
                <w:numId w:val="4"/>
              </w:numPr>
              <w:rPr>
                <w:ins w:id="819" w:author="Stephanie Kobakian" w:date="2020-07-15T14:59:00Z"/>
                <w:rFonts w:ascii="Arial" w:hAnsi="Arial" w:cs="Arial"/>
                <w:sz w:val="18"/>
                <w:szCs w:val="20"/>
                <w:rPrChange w:id="820" w:author="Stephanie Kobakian" w:date="2020-08-12T12:24:00Z">
                  <w:rPr>
                    <w:ins w:id="821" w:author="Stephanie Kobakian" w:date="2020-07-15T14:59:00Z"/>
                  </w:rPr>
                </w:rPrChange>
              </w:rPr>
              <w:pPrChange w:id="822" w:author="Stephanie Kobakian" w:date="2020-08-03T16:12:00Z">
                <w:pPr/>
              </w:pPrChange>
            </w:pPr>
            <w:ins w:id="823" w:author="Stephanie Kobakian" w:date="2020-07-15T14:59:00Z">
              <w:r w:rsidRPr="00837C75">
                <w:rPr>
                  <w:rFonts w:ascii="Arial" w:hAnsi="Arial" w:cs="Arial"/>
                  <w:sz w:val="18"/>
                  <w:szCs w:val="20"/>
                  <w:rPrChange w:id="824" w:author="Stephanie Kobakian" w:date="2020-08-12T12:24:00Z">
                    <w:rPr/>
                  </w:rPrChange>
                </w:rPr>
                <w:t>PS: Why sugarbag?</w:t>
              </w:r>
            </w:ins>
          </w:p>
          <w:p w14:paraId="58D2AF66" w14:textId="77777777" w:rsidR="002169EC" w:rsidRPr="00837C75" w:rsidRDefault="002169EC" w:rsidP="00F24159">
            <w:pPr>
              <w:spacing w:line="264" w:lineRule="auto"/>
              <w:rPr>
                <w:rFonts w:ascii="Arial" w:hAnsi="Arial" w:cs="Arial"/>
                <w:sz w:val="18"/>
                <w:szCs w:val="20"/>
                <w:rPrChange w:id="825" w:author="Stephanie Kobakian" w:date="2020-08-12T12:24:00Z">
                  <w:rPr>
                    <w:rFonts w:ascii="Arial" w:hAnsi="Arial" w:cs="Arial"/>
                    <w:sz w:val="20"/>
                  </w:rPr>
                </w:rPrChange>
              </w:rPr>
            </w:pPr>
          </w:p>
        </w:tc>
        <w:tc>
          <w:tcPr>
            <w:tcW w:w="4618" w:type="dxa"/>
            <w:tcPrChange w:id="826" w:author="Stephanie Kobakian" w:date="2020-08-12T23:01:00Z">
              <w:tcPr>
                <w:tcW w:w="3081" w:type="dxa"/>
              </w:tcPr>
            </w:tcPrChange>
          </w:tcPr>
          <w:p w14:paraId="65F8920C" w14:textId="1BA483F2" w:rsidR="00D53193" w:rsidRPr="00837C75" w:rsidRDefault="00D53193" w:rsidP="00F24159">
            <w:pPr>
              <w:spacing w:line="264" w:lineRule="auto"/>
              <w:rPr>
                <w:ins w:id="827" w:author="Stephanie Kobakian" w:date="2020-07-30T12:18:00Z"/>
                <w:rFonts w:ascii="Arial" w:hAnsi="Arial" w:cs="Arial"/>
                <w:sz w:val="18"/>
                <w:szCs w:val="20"/>
                <w:rPrChange w:id="828" w:author="Stephanie Kobakian" w:date="2020-08-12T12:24:00Z">
                  <w:rPr>
                    <w:ins w:id="829" w:author="Stephanie Kobakian" w:date="2020-07-30T12:18:00Z"/>
                    <w:rFonts w:ascii="Arial" w:hAnsi="Arial" w:cs="Arial"/>
                    <w:sz w:val="20"/>
                  </w:rPr>
                </w:rPrChange>
              </w:rPr>
            </w:pPr>
            <w:ins w:id="830" w:author="Stephanie Kobakian" w:date="2020-07-30T12:19:00Z">
              <w:r w:rsidRPr="00837C75">
                <w:rPr>
                  <w:rFonts w:ascii="Arial" w:hAnsi="Arial" w:cs="Arial"/>
                  <w:sz w:val="18"/>
                  <w:szCs w:val="20"/>
                  <w:rPrChange w:id="831" w:author="Stephanie Kobakian" w:date="2020-08-12T12:24:00Z">
                    <w:rPr>
                      <w:rFonts w:ascii="Arial" w:hAnsi="Arial" w:cs="Arial"/>
                      <w:sz w:val="20"/>
                    </w:rPr>
                  </w:rPrChange>
                </w:rPr>
                <w:t xml:space="preserve">This name was chosen due to the behaviour of the Trigona </w:t>
              </w:r>
              <w:proofErr w:type="spellStart"/>
              <w:r w:rsidRPr="00837C75">
                <w:rPr>
                  <w:rFonts w:ascii="Arial" w:hAnsi="Arial" w:cs="Arial"/>
                  <w:sz w:val="18"/>
                  <w:szCs w:val="20"/>
                  <w:rPrChange w:id="832" w:author="Stephanie Kobakian" w:date="2020-08-12T12:24:00Z">
                    <w:rPr>
                      <w:rFonts w:ascii="Arial" w:hAnsi="Arial" w:cs="Arial"/>
                      <w:sz w:val="20"/>
                    </w:rPr>
                  </w:rPrChange>
                </w:rPr>
                <w:t>carbonaria</w:t>
              </w:r>
              <w:proofErr w:type="spellEnd"/>
              <w:r w:rsidRPr="00837C75">
                <w:rPr>
                  <w:rFonts w:ascii="Arial" w:hAnsi="Arial" w:cs="Arial"/>
                  <w:sz w:val="18"/>
                  <w:szCs w:val="20"/>
                  <w:rPrChange w:id="833" w:author="Stephanie Kobakian" w:date="2020-08-12T12:24:00Z">
                    <w:rPr>
                      <w:rFonts w:ascii="Arial" w:hAnsi="Arial" w:cs="Arial"/>
                      <w:sz w:val="20"/>
                    </w:rPr>
                  </w:rPrChange>
                </w:rPr>
                <w:t xml:space="preserve"> bee species</w:t>
              </w:r>
            </w:ins>
            <w:ins w:id="834" w:author="Stephanie Kobakian" w:date="2020-07-30T12:20:00Z">
              <w:r w:rsidRPr="00837C75">
                <w:rPr>
                  <w:rFonts w:ascii="Arial" w:hAnsi="Arial" w:cs="Arial"/>
                  <w:sz w:val="18"/>
                  <w:szCs w:val="20"/>
                  <w:rPrChange w:id="835" w:author="Stephanie Kobakian" w:date="2020-08-12T12:24:00Z">
                    <w:rPr>
                      <w:rFonts w:ascii="Arial" w:hAnsi="Arial" w:cs="Arial"/>
                      <w:sz w:val="20"/>
                    </w:rPr>
                  </w:rPrChange>
                </w:rPr>
                <w:t>.</w:t>
              </w:r>
            </w:ins>
            <w:ins w:id="836" w:author="Stephanie Kobakian" w:date="2020-07-30T12:19:00Z">
              <w:r w:rsidRPr="00837C75">
                <w:rPr>
                  <w:rFonts w:ascii="Arial" w:hAnsi="Arial" w:cs="Arial"/>
                  <w:sz w:val="18"/>
                  <w:szCs w:val="20"/>
                  <w:rPrChange w:id="837" w:author="Stephanie Kobakian" w:date="2020-08-12T12:24:00Z">
                    <w:rPr>
                      <w:rFonts w:ascii="Arial" w:hAnsi="Arial" w:cs="Arial"/>
                      <w:sz w:val="20"/>
                    </w:rPr>
                  </w:rPrChange>
                </w:rPr>
                <w:t xml:space="preserve"> </w:t>
              </w:r>
            </w:ins>
            <w:ins w:id="838" w:author="Stephanie Kobakian" w:date="2020-08-12T10:41:00Z">
              <w:r w:rsidR="003101F1" w:rsidRPr="00837C75">
                <w:rPr>
                  <w:rFonts w:ascii="Arial" w:hAnsi="Arial" w:cs="Arial"/>
                  <w:sz w:val="18"/>
                  <w:szCs w:val="20"/>
                  <w:rPrChange w:id="839" w:author="Stephanie Kobakian" w:date="2020-08-12T12:24:00Z">
                    <w:rPr>
                      <w:rFonts w:ascii="Arial" w:hAnsi="Arial" w:cs="Arial"/>
                      <w:sz w:val="20"/>
                    </w:rPr>
                  </w:rPrChange>
                </w:rPr>
                <w:t xml:space="preserve">A statement explaining the relationship </w:t>
              </w:r>
            </w:ins>
            <w:ins w:id="840" w:author="Stephanie Kobakian" w:date="2020-07-30T12:18:00Z">
              <w:r w:rsidRPr="00837C75">
                <w:rPr>
                  <w:rFonts w:ascii="Arial" w:hAnsi="Arial" w:cs="Arial"/>
                  <w:sz w:val="18"/>
                  <w:szCs w:val="20"/>
                  <w:rPrChange w:id="841" w:author="Stephanie Kobakian" w:date="2020-08-12T12:24:00Z">
                    <w:rPr>
                      <w:rFonts w:ascii="Arial" w:hAnsi="Arial" w:cs="Arial"/>
                      <w:sz w:val="20"/>
                    </w:rPr>
                  </w:rPrChange>
                </w:rPr>
                <w:t xml:space="preserve">has been included </w:t>
              </w:r>
            </w:ins>
            <w:ins w:id="842" w:author="Stephanie Kobakian" w:date="2020-07-30T12:19:00Z">
              <w:r w:rsidRPr="00837C75">
                <w:rPr>
                  <w:rFonts w:ascii="Arial" w:hAnsi="Arial" w:cs="Arial"/>
                  <w:sz w:val="18"/>
                  <w:szCs w:val="20"/>
                  <w:rPrChange w:id="843" w:author="Stephanie Kobakian" w:date="2020-08-12T12:24:00Z">
                    <w:rPr>
                      <w:rFonts w:ascii="Arial" w:hAnsi="Arial" w:cs="Arial"/>
                      <w:sz w:val="20"/>
                    </w:rPr>
                  </w:rPrChange>
                </w:rPr>
                <w:t>before the steps of the algorithm are explored in Chapter 3.</w:t>
              </w:r>
            </w:ins>
          </w:p>
          <w:p w14:paraId="259FCFA2" w14:textId="4FB79BD0" w:rsidR="002169EC" w:rsidRPr="009903BF" w:rsidRDefault="00032267" w:rsidP="00F24159">
            <w:pPr>
              <w:spacing w:line="264" w:lineRule="auto"/>
              <w:rPr>
                <w:rFonts w:ascii="Arial" w:hAnsi="Arial" w:cs="Arial"/>
                <w:i/>
                <w:iCs/>
                <w:sz w:val="18"/>
                <w:szCs w:val="20"/>
                <w:rPrChange w:id="844" w:author="Stephanie Kobakian" w:date="2020-08-12T23:35:00Z">
                  <w:rPr>
                    <w:rFonts w:ascii="Arial" w:hAnsi="Arial" w:cs="Arial"/>
                    <w:sz w:val="20"/>
                  </w:rPr>
                </w:rPrChange>
              </w:rPr>
            </w:pPr>
            <w:ins w:id="845" w:author="Stephanie Kobakian" w:date="2020-08-12T11:55:00Z">
              <w:r w:rsidRPr="00837C75">
                <w:rPr>
                  <w:rFonts w:ascii="Arial" w:hAnsi="Arial" w:cs="Arial"/>
                  <w:sz w:val="18"/>
                  <w:szCs w:val="20"/>
                  <w:rPrChange w:id="846" w:author="Stephanie Kobakian" w:date="2020-08-12T12:24:00Z">
                    <w:rPr>
                      <w:rFonts w:ascii="Arial" w:hAnsi="Arial" w:cs="Arial"/>
                      <w:sz w:val="20"/>
                    </w:rPr>
                  </w:rPrChange>
                </w:rPr>
                <w:br/>
              </w:r>
              <w:r w:rsidRPr="009903BF">
                <w:rPr>
                  <w:rFonts w:ascii="Arial" w:hAnsi="Arial" w:cs="Arial"/>
                  <w:i/>
                  <w:iCs/>
                  <w:sz w:val="18"/>
                  <w:szCs w:val="20"/>
                  <w:rPrChange w:id="847" w:author="Stephanie Kobakian" w:date="2020-08-12T23:35:00Z">
                    <w:rPr>
                      <w:rFonts w:ascii="Arial" w:hAnsi="Arial" w:cs="Arial"/>
                      <w:sz w:val="20"/>
                    </w:rPr>
                  </w:rPrChange>
                </w:rPr>
                <w:t xml:space="preserve">“The algorithm is named for the </w:t>
              </w:r>
              <w:r w:rsidRPr="009903BF">
                <w:rPr>
                  <w:rFonts w:ascii="Arial" w:hAnsi="Arial" w:cs="Arial"/>
                  <w:i/>
                  <w:iCs/>
                  <w:sz w:val="18"/>
                  <w:szCs w:val="20"/>
                  <w:rPrChange w:id="848" w:author="Stephanie Kobakian" w:date="2020-08-12T23:35:00Z">
                    <w:rPr>
                      <w:rFonts w:ascii="Arial" w:hAnsi="Arial" w:cs="Arial"/>
                      <w:i/>
                      <w:iCs/>
                      <w:sz w:val="20"/>
                    </w:rPr>
                  </w:rPrChange>
                </w:rPr>
                <w:t xml:space="preserve">Trigona </w:t>
              </w:r>
              <w:proofErr w:type="spellStart"/>
              <w:r w:rsidRPr="009903BF">
                <w:rPr>
                  <w:rFonts w:ascii="Arial" w:hAnsi="Arial" w:cs="Arial"/>
                  <w:i/>
                  <w:iCs/>
                  <w:sz w:val="18"/>
                  <w:szCs w:val="20"/>
                  <w:rPrChange w:id="849" w:author="Stephanie Kobakian" w:date="2020-08-12T23:35:00Z">
                    <w:rPr>
                      <w:rFonts w:ascii="Arial" w:hAnsi="Arial" w:cs="Arial"/>
                      <w:i/>
                      <w:iCs/>
                      <w:sz w:val="20"/>
                    </w:rPr>
                  </w:rPrChange>
                </w:rPr>
                <w:t>carbonaria</w:t>
              </w:r>
              <w:proofErr w:type="spellEnd"/>
              <w:r w:rsidRPr="009903BF">
                <w:rPr>
                  <w:rFonts w:ascii="Arial" w:hAnsi="Arial" w:cs="Arial"/>
                  <w:i/>
                  <w:iCs/>
                  <w:sz w:val="18"/>
                  <w:szCs w:val="20"/>
                  <w:rPrChange w:id="850" w:author="Stephanie Kobakian" w:date="2020-08-12T23:35:00Z">
                    <w:rPr>
                      <w:rFonts w:ascii="Arial" w:hAnsi="Arial" w:cs="Arial"/>
                      <w:sz w:val="20"/>
                    </w:rPr>
                  </w:rPrChange>
                </w:rPr>
                <w:t xml:space="preserve"> bee species. Native to northern and eastern Australia this stingless species builds flat layers of hexagonal brood cells, spiralling out from a central point (Vit, Pedro, and </w:t>
              </w:r>
              <w:proofErr w:type="spellStart"/>
              <w:r w:rsidRPr="009903BF">
                <w:rPr>
                  <w:rFonts w:ascii="Arial" w:hAnsi="Arial" w:cs="Arial"/>
                  <w:i/>
                  <w:iCs/>
                  <w:sz w:val="18"/>
                  <w:szCs w:val="20"/>
                  <w:rPrChange w:id="851" w:author="Stephanie Kobakian" w:date="2020-08-12T23:35:00Z">
                    <w:rPr>
                      <w:rFonts w:ascii="Arial" w:hAnsi="Arial" w:cs="Arial"/>
                      <w:sz w:val="20"/>
                    </w:rPr>
                  </w:rPrChange>
                </w:rPr>
                <w:t>Roubik</w:t>
              </w:r>
              <w:proofErr w:type="spellEnd"/>
              <w:r w:rsidRPr="009903BF">
                <w:rPr>
                  <w:rFonts w:ascii="Arial" w:hAnsi="Arial" w:cs="Arial"/>
                  <w:i/>
                  <w:iCs/>
                  <w:sz w:val="18"/>
                  <w:szCs w:val="20"/>
                  <w:rPrChange w:id="852" w:author="Stephanie Kobakian" w:date="2020-08-12T23:35:00Z">
                    <w:rPr>
                      <w:rFonts w:ascii="Arial" w:hAnsi="Arial" w:cs="Arial"/>
                      <w:sz w:val="20"/>
                    </w:rPr>
                  </w:rPrChange>
                </w:rPr>
                <w:t xml:space="preserve">, 2013). </w:t>
              </w:r>
              <w:bookmarkStart w:id="853" w:name="_Hlk48140877"/>
              <w:r w:rsidRPr="009903BF">
                <w:rPr>
                  <w:rFonts w:ascii="Arial" w:hAnsi="Arial" w:cs="Arial"/>
                  <w:i/>
                  <w:iCs/>
                  <w:sz w:val="18"/>
                  <w:szCs w:val="20"/>
                  <w:rPrChange w:id="854" w:author="Stephanie Kobakian" w:date="2020-08-12T23:35:00Z">
                    <w:rPr>
                      <w:rFonts w:ascii="Arial" w:hAnsi="Arial" w:cs="Arial"/>
                      <w:sz w:val="20"/>
                    </w:rPr>
                  </w:rPrChange>
                </w:rPr>
                <w:t>This</w:t>
              </w:r>
              <w:bookmarkEnd w:id="853"/>
              <w:r w:rsidRPr="009903BF">
                <w:rPr>
                  <w:rFonts w:ascii="Arial" w:hAnsi="Arial" w:cs="Arial"/>
                  <w:i/>
                  <w:iCs/>
                  <w:sz w:val="18"/>
                  <w:szCs w:val="20"/>
                  <w:rPrChange w:id="855" w:author="Stephanie Kobakian" w:date="2020-08-12T23:35:00Z">
                    <w:rPr>
                      <w:rFonts w:ascii="Arial" w:hAnsi="Arial" w:cs="Arial"/>
                      <w:sz w:val="20"/>
                    </w:rPr>
                  </w:rPrChange>
                </w:rPr>
                <w:t xml:space="preserve"> hive design inspired the use of multiple focal points in the algorithm, individual spirals are constructed outward from various points on the geographic map base.”</w:t>
              </w:r>
            </w:ins>
          </w:p>
        </w:tc>
        <w:tc>
          <w:tcPr>
            <w:tcW w:w="1366" w:type="dxa"/>
            <w:tcPrChange w:id="856" w:author="Stephanie Kobakian" w:date="2020-08-12T23:01:00Z">
              <w:tcPr>
                <w:tcW w:w="3081" w:type="dxa"/>
              </w:tcPr>
            </w:tcPrChange>
          </w:tcPr>
          <w:p w14:paraId="7EED4779" w14:textId="0750D72C" w:rsidR="002169EC" w:rsidRPr="00F24159" w:rsidRDefault="00837C75" w:rsidP="00F24159">
            <w:pPr>
              <w:spacing w:line="264" w:lineRule="auto"/>
              <w:rPr>
                <w:rFonts w:ascii="Arial" w:hAnsi="Arial" w:cs="Arial"/>
                <w:sz w:val="20"/>
              </w:rPr>
            </w:pPr>
            <w:ins w:id="857" w:author="Stephanie Kobakian" w:date="2020-08-12T12:24:00Z">
              <w:r>
                <w:rPr>
                  <w:rFonts w:ascii="Arial" w:hAnsi="Arial" w:cs="Arial"/>
                  <w:sz w:val="18"/>
                  <w:szCs w:val="20"/>
                </w:rPr>
                <w:t>p.4</w:t>
              </w:r>
            </w:ins>
            <w:ins w:id="858" w:author="Stephanie Kobakian" w:date="2020-08-13T12:33:00Z">
              <w:r w:rsidR="00C23078">
                <w:rPr>
                  <w:rFonts w:ascii="Arial" w:hAnsi="Arial" w:cs="Arial"/>
                  <w:sz w:val="18"/>
                  <w:szCs w:val="20"/>
                </w:rPr>
                <w:t>3</w:t>
              </w:r>
            </w:ins>
            <w:ins w:id="859" w:author="Stephanie Kobakian" w:date="2020-08-12T10:52:00Z">
              <w:r w:rsidR="00135296" w:rsidRPr="00837C75">
                <w:rPr>
                  <w:rFonts w:ascii="Arial" w:hAnsi="Arial" w:cs="Arial"/>
                  <w:sz w:val="18"/>
                  <w:szCs w:val="20"/>
                  <w:rPrChange w:id="860" w:author="Stephanie Kobakian" w:date="2020-08-12T12:24:00Z">
                    <w:rPr>
                      <w:rFonts w:ascii="Arial" w:hAnsi="Arial" w:cs="Arial"/>
                      <w:sz w:val="20"/>
                    </w:rPr>
                  </w:rPrChange>
                </w:rPr>
                <w:br/>
                <w:t>Section 3.3, paragraph 2:</w:t>
              </w:r>
              <w:r w:rsidR="00135296" w:rsidRPr="00837C75">
                <w:rPr>
                  <w:rFonts w:ascii="Arial" w:hAnsi="Arial" w:cs="Arial"/>
                  <w:sz w:val="18"/>
                  <w:szCs w:val="20"/>
                  <w:rPrChange w:id="861" w:author="Stephanie Kobakian" w:date="2020-08-12T12:24:00Z">
                    <w:rPr>
                      <w:rFonts w:ascii="Arial" w:hAnsi="Arial" w:cs="Arial"/>
                      <w:sz w:val="20"/>
                    </w:rPr>
                  </w:rPrChange>
                </w:rPr>
                <w:br/>
              </w:r>
            </w:ins>
            <w:ins w:id="862" w:author="Stephanie Kobakian" w:date="2020-08-12T10:51:00Z">
              <w:r w:rsidR="00135296" w:rsidRPr="00837C75">
                <w:rPr>
                  <w:rFonts w:ascii="Arial" w:hAnsi="Arial" w:cs="Arial"/>
                  <w:sz w:val="18"/>
                  <w:szCs w:val="20"/>
                  <w:rPrChange w:id="863" w:author="Stephanie Kobakian" w:date="2020-08-12T12:24:00Z">
                    <w:rPr>
                      <w:rFonts w:ascii="Arial" w:hAnsi="Arial" w:cs="Arial"/>
                      <w:sz w:val="20"/>
                    </w:rPr>
                  </w:rPrChange>
                </w:rPr>
                <w:br/>
              </w:r>
            </w:ins>
          </w:p>
        </w:tc>
      </w:tr>
      <w:tr w:rsidR="002169EC" w:rsidRPr="00F24159" w:rsidDel="004B44D3" w14:paraId="544C8C36" w14:textId="08DCA840" w:rsidTr="00F87D17">
        <w:trPr>
          <w:del w:id="864" w:author="Stephanie Kobakian" w:date="2020-07-18T14:20:00Z"/>
        </w:trPr>
        <w:tc>
          <w:tcPr>
            <w:tcW w:w="3032" w:type="dxa"/>
            <w:tcPrChange w:id="865" w:author="Stephanie Kobakian" w:date="2020-08-12T23:01:00Z">
              <w:tcPr>
                <w:tcW w:w="3080" w:type="dxa"/>
              </w:tcPr>
            </w:tcPrChange>
          </w:tcPr>
          <w:p w14:paraId="642E83BE" w14:textId="056B1889" w:rsidR="002169EC" w:rsidRPr="00F24159" w:rsidDel="004B44D3" w:rsidRDefault="002169EC" w:rsidP="00F24159">
            <w:pPr>
              <w:spacing w:line="264" w:lineRule="auto"/>
              <w:rPr>
                <w:del w:id="866" w:author="Stephanie Kobakian" w:date="2020-07-18T14:20:00Z"/>
                <w:rFonts w:ascii="Arial" w:hAnsi="Arial" w:cs="Arial"/>
                <w:sz w:val="20"/>
              </w:rPr>
            </w:pPr>
          </w:p>
        </w:tc>
        <w:tc>
          <w:tcPr>
            <w:tcW w:w="4618" w:type="dxa"/>
            <w:tcPrChange w:id="867" w:author="Stephanie Kobakian" w:date="2020-08-12T23:01:00Z">
              <w:tcPr>
                <w:tcW w:w="3081" w:type="dxa"/>
              </w:tcPr>
            </w:tcPrChange>
          </w:tcPr>
          <w:p w14:paraId="6780F4F3" w14:textId="7898F8C9" w:rsidR="002169EC" w:rsidRPr="00F24159" w:rsidDel="004B44D3" w:rsidRDefault="002169EC" w:rsidP="00F24159">
            <w:pPr>
              <w:spacing w:line="264" w:lineRule="auto"/>
              <w:rPr>
                <w:del w:id="868" w:author="Stephanie Kobakian" w:date="2020-07-18T14:20:00Z"/>
                <w:rFonts w:ascii="Arial" w:hAnsi="Arial" w:cs="Arial"/>
                <w:sz w:val="20"/>
              </w:rPr>
            </w:pPr>
          </w:p>
        </w:tc>
        <w:tc>
          <w:tcPr>
            <w:tcW w:w="1366" w:type="dxa"/>
            <w:tcPrChange w:id="869" w:author="Stephanie Kobakian" w:date="2020-08-12T23:01:00Z">
              <w:tcPr>
                <w:tcW w:w="3081" w:type="dxa"/>
              </w:tcPr>
            </w:tcPrChange>
          </w:tcPr>
          <w:p w14:paraId="594201D1" w14:textId="1F8D3FFE" w:rsidR="002169EC" w:rsidRPr="00F24159" w:rsidDel="004B44D3" w:rsidRDefault="002169EC" w:rsidP="00F24159">
            <w:pPr>
              <w:spacing w:line="264" w:lineRule="auto"/>
              <w:rPr>
                <w:del w:id="870" w:author="Stephanie Kobakian" w:date="2020-07-18T14:20:00Z"/>
                <w:rFonts w:ascii="Arial" w:hAnsi="Arial" w:cs="Arial"/>
                <w:sz w:val="20"/>
              </w:rPr>
            </w:pPr>
          </w:p>
        </w:tc>
      </w:tr>
      <w:tr w:rsidR="002169EC" w:rsidRPr="00F24159" w:rsidDel="004B44D3" w14:paraId="493D85B0" w14:textId="602084D3" w:rsidTr="00F87D17">
        <w:trPr>
          <w:del w:id="871" w:author="Stephanie Kobakian" w:date="2020-07-18T14:20:00Z"/>
        </w:trPr>
        <w:tc>
          <w:tcPr>
            <w:tcW w:w="3032" w:type="dxa"/>
            <w:tcPrChange w:id="872" w:author="Stephanie Kobakian" w:date="2020-08-12T23:01:00Z">
              <w:tcPr>
                <w:tcW w:w="3080" w:type="dxa"/>
              </w:tcPr>
            </w:tcPrChange>
          </w:tcPr>
          <w:p w14:paraId="17ABD2EE" w14:textId="142F62D7" w:rsidR="002169EC" w:rsidRPr="00F24159" w:rsidDel="004B44D3" w:rsidRDefault="002169EC" w:rsidP="00F24159">
            <w:pPr>
              <w:spacing w:line="264" w:lineRule="auto"/>
              <w:rPr>
                <w:del w:id="873" w:author="Stephanie Kobakian" w:date="2020-07-18T14:20:00Z"/>
                <w:rFonts w:ascii="Arial" w:hAnsi="Arial" w:cs="Arial"/>
                <w:sz w:val="20"/>
              </w:rPr>
            </w:pPr>
          </w:p>
        </w:tc>
        <w:tc>
          <w:tcPr>
            <w:tcW w:w="4618" w:type="dxa"/>
            <w:tcPrChange w:id="874" w:author="Stephanie Kobakian" w:date="2020-08-12T23:01:00Z">
              <w:tcPr>
                <w:tcW w:w="3081" w:type="dxa"/>
              </w:tcPr>
            </w:tcPrChange>
          </w:tcPr>
          <w:p w14:paraId="35C7A9BC" w14:textId="78EF7F6F" w:rsidR="002169EC" w:rsidRPr="00F24159" w:rsidDel="004B44D3" w:rsidRDefault="002169EC" w:rsidP="00F24159">
            <w:pPr>
              <w:spacing w:line="264" w:lineRule="auto"/>
              <w:rPr>
                <w:del w:id="875" w:author="Stephanie Kobakian" w:date="2020-07-18T14:20:00Z"/>
                <w:rFonts w:ascii="Arial" w:hAnsi="Arial" w:cs="Arial"/>
                <w:sz w:val="20"/>
              </w:rPr>
            </w:pPr>
          </w:p>
        </w:tc>
        <w:tc>
          <w:tcPr>
            <w:tcW w:w="1366" w:type="dxa"/>
            <w:tcPrChange w:id="876" w:author="Stephanie Kobakian" w:date="2020-08-12T23:01:00Z">
              <w:tcPr>
                <w:tcW w:w="3081" w:type="dxa"/>
              </w:tcPr>
            </w:tcPrChange>
          </w:tcPr>
          <w:p w14:paraId="47C770C1" w14:textId="16F8C169" w:rsidR="002169EC" w:rsidRPr="00F24159" w:rsidDel="004B44D3" w:rsidRDefault="002169EC" w:rsidP="00F24159">
            <w:pPr>
              <w:spacing w:line="264" w:lineRule="auto"/>
              <w:rPr>
                <w:del w:id="877" w:author="Stephanie Kobakian" w:date="2020-07-18T14:20:00Z"/>
                <w:rFonts w:ascii="Arial" w:hAnsi="Arial" w:cs="Arial"/>
                <w:sz w:val="20"/>
              </w:rPr>
            </w:pPr>
          </w:p>
        </w:tc>
      </w:tr>
    </w:tbl>
    <w:p w14:paraId="583E8827" w14:textId="6FFB842B" w:rsidR="002169EC" w:rsidDel="00C731B5" w:rsidRDefault="002169EC" w:rsidP="00C731B5">
      <w:pPr>
        <w:rPr>
          <w:del w:id="878" w:author="Stephanie Kobakian" w:date="2020-07-15T14:59:00Z"/>
        </w:rPr>
      </w:pPr>
    </w:p>
    <w:p w14:paraId="71FA2A7D" w14:textId="5B9C0A13" w:rsidR="002169EC" w:rsidRPr="00F24159" w:rsidDel="00492994" w:rsidRDefault="002169EC" w:rsidP="00D01B86">
      <w:pPr>
        <w:spacing w:after="60"/>
        <w:rPr>
          <w:del w:id="879" w:author="Stephanie Kobakian" w:date="2020-07-15T14:49:00Z"/>
          <w:rFonts w:ascii="Arial" w:hAnsi="Arial" w:cs="Arial"/>
          <w:b/>
          <w:sz w:val="20"/>
        </w:rPr>
      </w:pPr>
      <w:del w:id="880" w:author="Stephanie Kobakian" w:date="2020-07-15T14:49:00Z">
        <w:r w:rsidRPr="00F24159" w:rsidDel="00492994">
          <w:rPr>
            <w:rFonts w:ascii="Arial" w:hAnsi="Arial" w:cs="Arial"/>
            <w:b/>
            <w:sz w:val="20"/>
          </w:rPr>
          <w:delText>Examiner Three</w:delText>
        </w:r>
      </w:del>
    </w:p>
    <w:tbl>
      <w:tblPr>
        <w:tblStyle w:val="TableGrid"/>
        <w:tblW w:w="0" w:type="auto"/>
        <w:tblLook w:val="04A0" w:firstRow="1" w:lastRow="0" w:firstColumn="1" w:lastColumn="0" w:noHBand="0" w:noVBand="1"/>
        <w:tblPrChange w:id="881" w:author="Stephanie Kobakian" w:date="2020-08-12T12:23:00Z">
          <w:tblPr>
            <w:tblStyle w:val="TableGrid"/>
            <w:tblW w:w="0" w:type="auto"/>
            <w:tblLook w:val="04A0" w:firstRow="1" w:lastRow="0" w:firstColumn="1" w:lastColumn="0" w:noHBand="0" w:noVBand="1"/>
          </w:tblPr>
        </w:tblPrChange>
      </w:tblPr>
      <w:tblGrid>
        <w:gridCol w:w="3002"/>
        <w:gridCol w:w="4790"/>
        <w:gridCol w:w="1224"/>
        <w:tblGridChange w:id="882">
          <w:tblGrid>
            <w:gridCol w:w="3002"/>
            <w:gridCol w:w="3008"/>
            <w:gridCol w:w="3006"/>
          </w:tblGrid>
        </w:tblGridChange>
      </w:tblGrid>
      <w:tr w:rsidR="002169EC" w:rsidRPr="00F24159" w:rsidDel="00492994" w14:paraId="4E00414A" w14:textId="6843E386" w:rsidTr="00837C75">
        <w:trPr>
          <w:del w:id="883" w:author="Stephanie Kobakian" w:date="2020-07-15T14:49:00Z"/>
        </w:trPr>
        <w:tc>
          <w:tcPr>
            <w:tcW w:w="3002" w:type="dxa"/>
            <w:shd w:val="clear" w:color="auto" w:fill="D9D9D9" w:themeFill="background1" w:themeFillShade="D9"/>
            <w:tcPrChange w:id="884" w:author="Stephanie Kobakian" w:date="2020-08-12T12:23:00Z">
              <w:tcPr>
                <w:tcW w:w="3002" w:type="dxa"/>
                <w:shd w:val="clear" w:color="auto" w:fill="D9D9D9" w:themeFill="background1" w:themeFillShade="D9"/>
              </w:tcPr>
            </w:tcPrChange>
          </w:tcPr>
          <w:p w14:paraId="253CF3F3" w14:textId="5A5CF823" w:rsidR="002169EC" w:rsidRPr="00F24159" w:rsidDel="00492994" w:rsidRDefault="002169EC" w:rsidP="00D01B86">
            <w:pPr>
              <w:rPr>
                <w:del w:id="885" w:author="Stephanie Kobakian" w:date="2020-07-15T14:49:00Z"/>
                <w:rFonts w:ascii="Arial" w:hAnsi="Arial" w:cs="Arial"/>
                <w:sz w:val="20"/>
              </w:rPr>
            </w:pPr>
            <w:del w:id="886" w:author="Stephanie Kobakian" w:date="2020-07-15T14:49:00Z">
              <w:r w:rsidRPr="00F24159" w:rsidDel="00492994">
                <w:rPr>
                  <w:rFonts w:ascii="Arial" w:hAnsi="Arial" w:cs="Arial"/>
                  <w:sz w:val="20"/>
                </w:rPr>
                <w:delText>Examiner Remarks</w:delText>
              </w:r>
            </w:del>
          </w:p>
        </w:tc>
        <w:tc>
          <w:tcPr>
            <w:tcW w:w="4790" w:type="dxa"/>
            <w:shd w:val="clear" w:color="auto" w:fill="D9D9D9" w:themeFill="background1" w:themeFillShade="D9"/>
            <w:tcPrChange w:id="887" w:author="Stephanie Kobakian" w:date="2020-08-12T12:23:00Z">
              <w:tcPr>
                <w:tcW w:w="3008" w:type="dxa"/>
                <w:shd w:val="clear" w:color="auto" w:fill="D9D9D9" w:themeFill="background1" w:themeFillShade="D9"/>
              </w:tcPr>
            </w:tcPrChange>
          </w:tcPr>
          <w:p w14:paraId="2E67728B" w14:textId="3D617482" w:rsidR="002169EC" w:rsidRPr="00F24159" w:rsidDel="00492994" w:rsidRDefault="002169EC" w:rsidP="00D01B86">
            <w:pPr>
              <w:rPr>
                <w:del w:id="888" w:author="Stephanie Kobakian" w:date="2020-07-15T14:49:00Z"/>
                <w:rFonts w:ascii="Arial" w:hAnsi="Arial" w:cs="Arial"/>
                <w:sz w:val="20"/>
              </w:rPr>
            </w:pPr>
            <w:del w:id="889" w:author="Stephanie Kobakian" w:date="2020-07-15T14:49:00Z">
              <w:r w:rsidRPr="00F24159" w:rsidDel="00492994">
                <w:rPr>
                  <w:rFonts w:ascii="Arial" w:hAnsi="Arial" w:cs="Arial"/>
                  <w:sz w:val="20"/>
                </w:rPr>
                <w:delText xml:space="preserve">Thesis Author Comments </w:delText>
              </w:r>
            </w:del>
          </w:p>
        </w:tc>
        <w:tc>
          <w:tcPr>
            <w:tcW w:w="1224" w:type="dxa"/>
            <w:shd w:val="clear" w:color="auto" w:fill="D9D9D9" w:themeFill="background1" w:themeFillShade="D9"/>
            <w:tcPrChange w:id="890" w:author="Stephanie Kobakian" w:date="2020-08-12T12:23:00Z">
              <w:tcPr>
                <w:tcW w:w="3006" w:type="dxa"/>
                <w:shd w:val="clear" w:color="auto" w:fill="D9D9D9" w:themeFill="background1" w:themeFillShade="D9"/>
              </w:tcPr>
            </w:tcPrChange>
          </w:tcPr>
          <w:p w14:paraId="51A1F9FD" w14:textId="747FDCBB" w:rsidR="002169EC" w:rsidRPr="00F24159" w:rsidDel="00492994" w:rsidRDefault="002169EC" w:rsidP="00D01B86">
            <w:pPr>
              <w:rPr>
                <w:del w:id="891" w:author="Stephanie Kobakian" w:date="2020-07-15T14:49:00Z"/>
                <w:rFonts w:ascii="Arial" w:hAnsi="Arial" w:cs="Arial"/>
                <w:sz w:val="20"/>
              </w:rPr>
            </w:pPr>
            <w:del w:id="892" w:author="Stephanie Kobakian" w:date="2020-07-15T14:49:00Z">
              <w:r w:rsidRPr="00F24159" w:rsidDel="00492994">
                <w:rPr>
                  <w:rFonts w:ascii="Arial" w:hAnsi="Arial" w:cs="Arial"/>
                  <w:sz w:val="20"/>
                </w:rPr>
                <w:delText>Page or other Reference</w:delText>
              </w:r>
            </w:del>
          </w:p>
        </w:tc>
      </w:tr>
      <w:tr w:rsidR="002169EC" w:rsidRPr="00F24159" w:rsidDel="00492994" w14:paraId="50FAAB75" w14:textId="27950552" w:rsidTr="00837C75">
        <w:trPr>
          <w:del w:id="893" w:author="Stephanie Kobakian" w:date="2020-07-15T14:49:00Z"/>
        </w:trPr>
        <w:tc>
          <w:tcPr>
            <w:tcW w:w="3002" w:type="dxa"/>
            <w:tcPrChange w:id="894" w:author="Stephanie Kobakian" w:date="2020-08-12T12:23:00Z">
              <w:tcPr>
                <w:tcW w:w="3002" w:type="dxa"/>
              </w:tcPr>
            </w:tcPrChange>
          </w:tcPr>
          <w:p w14:paraId="7AD5A0AD" w14:textId="0F7C739C" w:rsidR="002169EC" w:rsidRPr="00F24159" w:rsidDel="00492994" w:rsidRDefault="002169EC" w:rsidP="00F24159">
            <w:pPr>
              <w:spacing w:line="264" w:lineRule="auto"/>
              <w:rPr>
                <w:del w:id="895" w:author="Stephanie Kobakian" w:date="2020-07-15T14:49:00Z"/>
                <w:rFonts w:ascii="Arial" w:hAnsi="Arial" w:cs="Arial"/>
                <w:sz w:val="20"/>
              </w:rPr>
            </w:pPr>
          </w:p>
        </w:tc>
        <w:tc>
          <w:tcPr>
            <w:tcW w:w="4790" w:type="dxa"/>
            <w:tcPrChange w:id="896" w:author="Stephanie Kobakian" w:date="2020-08-12T12:23:00Z">
              <w:tcPr>
                <w:tcW w:w="3008" w:type="dxa"/>
              </w:tcPr>
            </w:tcPrChange>
          </w:tcPr>
          <w:p w14:paraId="70820328" w14:textId="346BD8AD" w:rsidR="002169EC" w:rsidRPr="00F24159" w:rsidDel="00492994" w:rsidRDefault="002169EC" w:rsidP="00F24159">
            <w:pPr>
              <w:spacing w:line="264" w:lineRule="auto"/>
              <w:rPr>
                <w:del w:id="897" w:author="Stephanie Kobakian" w:date="2020-07-15T14:49:00Z"/>
                <w:rFonts w:ascii="Arial" w:hAnsi="Arial" w:cs="Arial"/>
                <w:sz w:val="20"/>
              </w:rPr>
            </w:pPr>
          </w:p>
        </w:tc>
        <w:tc>
          <w:tcPr>
            <w:tcW w:w="1224" w:type="dxa"/>
            <w:tcPrChange w:id="898" w:author="Stephanie Kobakian" w:date="2020-08-12T12:23:00Z">
              <w:tcPr>
                <w:tcW w:w="3006" w:type="dxa"/>
              </w:tcPr>
            </w:tcPrChange>
          </w:tcPr>
          <w:p w14:paraId="46C00E8A" w14:textId="286436BF" w:rsidR="002169EC" w:rsidRPr="00F24159" w:rsidDel="00492994" w:rsidRDefault="002169EC" w:rsidP="00F24159">
            <w:pPr>
              <w:spacing w:line="264" w:lineRule="auto"/>
              <w:rPr>
                <w:del w:id="899" w:author="Stephanie Kobakian" w:date="2020-07-15T14:49:00Z"/>
                <w:rFonts w:ascii="Arial" w:hAnsi="Arial" w:cs="Arial"/>
                <w:sz w:val="20"/>
              </w:rPr>
            </w:pPr>
          </w:p>
        </w:tc>
      </w:tr>
      <w:tr w:rsidR="00924B6E" w:rsidRPr="00F24159" w:rsidDel="00492994" w14:paraId="4F35E467" w14:textId="317B89F0" w:rsidTr="00837C75">
        <w:trPr>
          <w:del w:id="900" w:author="Stephanie Kobakian" w:date="2020-07-15T14:49:00Z"/>
        </w:trPr>
        <w:tc>
          <w:tcPr>
            <w:tcW w:w="3002" w:type="dxa"/>
            <w:tcPrChange w:id="901" w:author="Stephanie Kobakian" w:date="2020-08-12T12:23:00Z">
              <w:tcPr>
                <w:tcW w:w="3002" w:type="dxa"/>
              </w:tcPr>
            </w:tcPrChange>
          </w:tcPr>
          <w:p w14:paraId="3B9093DA" w14:textId="1AF9DCA7" w:rsidR="00924B6E" w:rsidRPr="00F24159" w:rsidDel="00492994" w:rsidRDefault="00924B6E" w:rsidP="00F24159">
            <w:pPr>
              <w:spacing w:line="264" w:lineRule="auto"/>
              <w:rPr>
                <w:del w:id="902" w:author="Stephanie Kobakian" w:date="2020-07-15T14:49:00Z"/>
                <w:rFonts w:ascii="Arial" w:hAnsi="Arial" w:cs="Arial"/>
                <w:b/>
                <w:sz w:val="20"/>
              </w:rPr>
            </w:pPr>
          </w:p>
        </w:tc>
        <w:tc>
          <w:tcPr>
            <w:tcW w:w="4790" w:type="dxa"/>
            <w:tcPrChange w:id="903" w:author="Stephanie Kobakian" w:date="2020-08-12T12:23:00Z">
              <w:tcPr>
                <w:tcW w:w="3008" w:type="dxa"/>
              </w:tcPr>
            </w:tcPrChange>
          </w:tcPr>
          <w:p w14:paraId="3484DEB3" w14:textId="7E92BF8A" w:rsidR="00924B6E" w:rsidRPr="00F24159" w:rsidDel="00492994" w:rsidRDefault="00924B6E" w:rsidP="00F24159">
            <w:pPr>
              <w:spacing w:line="264" w:lineRule="auto"/>
              <w:rPr>
                <w:del w:id="904" w:author="Stephanie Kobakian" w:date="2020-07-15T14:49:00Z"/>
                <w:rFonts w:ascii="Arial" w:hAnsi="Arial" w:cs="Arial"/>
                <w:b/>
                <w:sz w:val="20"/>
              </w:rPr>
            </w:pPr>
          </w:p>
        </w:tc>
        <w:tc>
          <w:tcPr>
            <w:tcW w:w="1224" w:type="dxa"/>
            <w:tcPrChange w:id="905" w:author="Stephanie Kobakian" w:date="2020-08-12T12:23:00Z">
              <w:tcPr>
                <w:tcW w:w="3006" w:type="dxa"/>
              </w:tcPr>
            </w:tcPrChange>
          </w:tcPr>
          <w:p w14:paraId="68603DF6" w14:textId="5ECB1F45" w:rsidR="00924B6E" w:rsidRPr="00F24159" w:rsidDel="00492994" w:rsidRDefault="00924B6E" w:rsidP="00F24159">
            <w:pPr>
              <w:spacing w:line="264" w:lineRule="auto"/>
              <w:rPr>
                <w:del w:id="906" w:author="Stephanie Kobakian" w:date="2020-07-15T14:49:00Z"/>
                <w:rFonts w:ascii="Arial" w:hAnsi="Arial" w:cs="Arial"/>
                <w:b/>
                <w:sz w:val="20"/>
              </w:rPr>
            </w:pPr>
          </w:p>
        </w:tc>
      </w:tr>
      <w:tr w:rsidR="002169EC" w:rsidRPr="00F24159" w:rsidDel="00492994" w14:paraId="04D4C9A3" w14:textId="7F7A7D88" w:rsidTr="00837C75">
        <w:trPr>
          <w:del w:id="907" w:author="Stephanie Kobakian" w:date="2020-07-15T14:49:00Z"/>
        </w:trPr>
        <w:tc>
          <w:tcPr>
            <w:tcW w:w="3002" w:type="dxa"/>
            <w:tcPrChange w:id="908" w:author="Stephanie Kobakian" w:date="2020-08-12T12:23:00Z">
              <w:tcPr>
                <w:tcW w:w="3002" w:type="dxa"/>
              </w:tcPr>
            </w:tcPrChange>
          </w:tcPr>
          <w:p w14:paraId="61881BAF" w14:textId="6B6776EE" w:rsidR="002169EC" w:rsidRPr="00F24159" w:rsidDel="00492994" w:rsidRDefault="002169EC" w:rsidP="00F24159">
            <w:pPr>
              <w:spacing w:line="264" w:lineRule="auto"/>
              <w:rPr>
                <w:del w:id="909" w:author="Stephanie Kobakian" w:date="2020-07-15T14:49:00Z"/>
                <w:rFonts w:ascii="Arial" w:hAnsi="Arial" w:cs="Arial"/>
                <w:b/>
                <w:sz w:val="20"/>
              </w:rPr>
            </w:pPr>
          </w:p>
        </w:tc>
        <w:tc>
          <w:tcPr>
            <w:tcW w:w="4790" w:type="dxa"/>
            <w:tcPrChange w:id="910" w:author="Stephanie Kobakian" w:date="2020-08-12T12:23:00Z">
              <w:tcPr>
                <w:tcW w:w="3008" w:type="dxa"/>
              </w:tcPr>
            </w:tcPrChange>
          </w:tcPr>
          <w:p w14:paraId="3D9AE15D" w14:textId="7B4A71E2" w:rsidR="002169EC" w:rsidRPr="00F24159" w:rsidDel="00492994" w:rsidRDefault="002169EC" w:rsidP="00F24159">
            <w:pPr>
              <w:spacing w:line="264" w:lineRule="auto"/>
              <w:rPr>
                <w:del w:id="911" w:author="Stephanie Kobakian" w:date="2020-07-15T14:49:00Z"/>
                <w:rFonts w:ascii="Arial" w:hAnsi="Arial" w:cs="Arial"/>
                <w:b/>
                <w:sz w:val="20"/>
              </w:rPr>
            </w:pPr>
          </w:p>
        </w:tc>
        <w:tc>
          <w:tcPr>
            <w:tcW w:w="1224" w:type="dxa"/>
            <w:tcPrChange w:id="912" w:author="Stephanie Kobakian" w:date="2020-08-12T12:23:00Z">
              <w:tcPr>
                <w:tcW w:w="3006" w:type="dxa"/>
              </w:tcPr>
            </w:tcPrChange>
          </w:tcPr>
          <w:p w14:paraId="79C48FFD" w14:textId="71FFDAD1" w:rsidR="002169EC" w:rsidRPr="00F24159" w:rsidDel="00492994" w:rsidRDefault="002169EC" w:rsidP="00F24159">
            <w:pPr>
              <w:spacing w:line="264" w:lineRule="auto"/>
              <w:rPr>
                <w:del w:id="913" w:author="Stephanie Kobakian" w:date="2020-07-15T14:49:00Z"/>
                <w:rFonts w:ascii="Arial" w:hAnsi="Arial" w:cs="Arial"/>
                <w:b/>
                <w:sz w:val="20"/>
              </w:rPr>
            </w:pPr>
          </w:p>
        </w:tc>
      </w:tr>
      <w:tr w:rsidR="002169EC" w:rsidRPr="00F24159" w:rsidDel="00492994" w14:paraId="692AD260" w14:textId="556C2643" w:rsidTr="00837C75">
        <w:trPr>
          <w:del w:id="914" w:author="Stephanie Kobakian" w:date="2020-07-15T14:49:00Z"/>
        </w:trPr>
        <w:tc>
          <w:tcPr>
            <w:tcW w:w="3002" w:type="dxa"/>
            <w:tcPrChange w:id="915" w:author="Stephanie Kobakian" w:date="2020-08-12T12:23:00Z">
              <w:tcPr>
                <w:tcW w:w="3002" w:type="dxa"/>
              </w:tcPr>
            </w:tcPrChange>
          </w:tcPr>
          <w:p w14:paraId="724814E7" w14:textId="192EC31E" w:rsidR="002169EC" w:rsidRPr="00F24159" w:rsidDel="00492994" w:rsidRDefault="002169EC" w:rsidP="00F24159">
            <w:pPr>
              <w:spacing w:line="264" w:lineRule="auto"/>
              <w:rPr>
                <w:del w:id="916" w:author="Stephanie Kobakian" w:date="2020-07-15T14:49:00Z"/>
                <w:rFonts w:ascii="Arial" w:hAnsi="Arial" w:cs="Arial"/>
                <w:sz w:val="20"/>
              </w:rPr>
            </w:pPr>
          </w:p>
        </w:tc>
        <w:tc>
          <w:tcPr>
            <w:tcW w:w="4790" w:type="dxa"/>
            <w:tcPrChange w:id="917" w:author="Stephanie Kobakian" w:date="2020-08-12T12:23:00Z">
              <w:tcPr>
                <w:tcW w:w="3008" w:type="dxa"/>
              </w:tcPr>
            </w:tcPrChange>
          </w:tcPr>
          <w:p w14:paraId="5256E5F1" w14:textId="3200215A" w:rsidR="002169EC" w:rsidRPr="00F24159" w:rsidDel="00492994" w:rsidRDefault="002169EC" w:rsidP="00F24159">
            <w:pPr>
              <w:spacing w:line="264" w:lineRule="auto"/>
              <w:rPr>
                <w:del w:id="918" w:author="Stephanie Kobakian" w:date="2020-07-15T14:49:00Z"/>
                <w:rFonts w:ascii="Arial" w:hAnsi="Arial" w:cs="Arial"/>
                <w:sz w:val="20"/>
              </w:rPr>
            </w:pPr>
          </w:p>
        </w:tc>
        <w:tc>
          <w:tcPr>
            <w:tcW w:w="1224" w:type="dxa"/>
            <w:tcPrChange w:id="919" w:author="Stephanie Kobakian" w:date="2020-08-12T12:23:00Z">
              <w:tcPr>
                <w:tcW w:w="3006" w:type="dxa"/>
              </w:tcPr>
            </w:tcPrChange>
          </w:tcPr>
          <w:p w14:paraId="6AC02A7C" w14:textId="4A0C502A" w:rsidR="002169EC" w:rsidRPr="00F24159" w:rsidDel="00492994" w:rsidRDefault="002169EC" w:rsidP="00F24159">
            <w:pPr>
              <w:spacing w:line="264" w:lineRule="auto"/>
              <w:rPr>
                <w:del w:id="920" w:author="Stephanie Kobakian" w:date="2020-07-15T14:49:00Z"/>
                <w:rFonts w:ascii="Arial" w:hAnsi="Arial" w:cs="Arial"/>
                <w:sz w:val="20"/>
              </w:rPr>
            </w:pPr>
          </w:p>
        </w:tc>
      </w:tr>
      <w:tr w:rsidR="002169EC" w:rsidRPr="00F24159" w:rsidDel="00492994" w14:paraId="12121AF7" w14:textId="4E42240C" w:rsidTr="00837C75">
        <w:trPr>
          <w:del w:id="921" w:author="Stephanie Kobakian" w:date="2020-07-15T14:49:00Z"/>
        </w:trPr>
        <w:tc>
          <w:tcPr>
            <w:tcW w:w="3002" w:type="dxa"/>
            <w:tcPrChange w:id="922" w:author="Stephanie Kobakian" w:date="2020-08-12T12:23:00Z">
              <w:tcPr>
                <w:tcW w:w="3002" w:type="dxa"/>
              </w:tcPr>
            </w:tcPrChange>
          </w:tcPr>
          <w:p w14:paraId="2AD5AC54" w14:textId="3104AB5D" w:rsidR="002169EC" w:rsidRPr="00F24159" w:rsidDel="00492994" w:rsidRDefault="002169EC" w:rsidP="00F24159">
            <w:pPr>
              <w:spacing w:line="264" w:lineRule="auto"/>
              <w:rPr>
                <w:del w:id="923" w:author="Stephanie Kobakian" w:date="2020-07-15T14:49:00Z"/>
                <w:rFonts w:ascii="Arial" w:hAnsi="Arial" w:cs="Arial"/>
                <w:sz w:val="20"/>
              </w:rPr>
            </w:pPr>
          </w:p>
        </w:tc>
        <w:tc>
          <w:tcPr>
            <w:tcW w:w="4790" w:type="dxa"/>
            <w:tcPrChange w:id="924" w:author="Stephanie Kobakian" w:date="2020-08-12T12:23:00Z">
              <w:tcPr>
                <w:tcW w:w="3008" w:type="dxa"/>
              </w:tcPr>
            </w:tcPrChange>
          </w:tcPr>
          <w:p w14:paraId="6240EB3B" w14:textId="1B2ECC27" w:rsidR="002169EC" w:rsidRPr="00F24159" w:rsidDel="00492994" w:rsidRDefault="002169EC" w:rsidP="00F24159">
            <w:pPr>
              <w:spacing w:line="264" w:lineRule="auto"/>
              <w:rPr>
                <w:del w:id="925" w:author="Stephanie Kobakian" w:date="2020-07-15T14:49:00Z"/>
                <w:rFonts w:ascii="Arial" w:hAnsi="Arial" w:cs="Arial"/>
                <w:sz w:val="20"/>
              </w:rPr>
            </w:pPr>
          </w:p>
        </w:tc>
        <w:tc>
          <w:tcPr>
            <w:tcW w:w="1224" w:type="dxa"/>
            <w:tcPrChange w:id="926" w:author="Stephanie Kobakian" w:date="2020-08-12T12:23:00Z">
              <w:tcPr>
                <w:tcW w:w="3006" w:type="dxa"/>
              </w:tcPr>
            </w:tcPrChange>
          </w:tcPr>
          <w:p w14:paraId="6F8D12AB" w14:textId="6D5AC4F0" w:rsidR="002169EC" w:rsidRPr="00F24159" w:rsidDel="00492994" w:rsidRDefault="002169EC" w:rsidP="00F24159">
            <w:pPr>
              <w:spacing w:line="264" w:lineRule="auto"/>
              <w:rPr>
                <w:del w:id="927" w:author="Stephanie Kobakian" w:date="2020-07-15T14:49:00Z"/>
                <w:rFonts w:ascii="Arial" w:hAnsi="Arial" w:cs="Arial"/>
                <w:sz w:val="20"/>
              </w:rPr>
            </w:pPr>
          </w:p>
        </w:tc>
      </w:tr>
    </w:tbl>
    <w:p w14:paraId="5BA13E7C" w14:textId="51A41781" w:rsidR="009903BF" w:rsidRDefault="009903BF" w:rsidP="00263BB7">
      <w:pPr>
        <w:rPr>
          <w:ins w:id="928" w:author="Stephanie Kobakian" w:date="2020-08-12T23:35:00Z"/>
        </w:rPr>
      </w:pPr>
    </w:p>
    <w:p w14:paraId="1F269A0A" w14:textId="77777777" w:rsidR="009903BF" w:rsidRDefault="009903BF">
      <w:pPr>
        <w:rPr>
          <w:ins w:id="929" w:author="Stephanie Kobakian" w:date="2020-08-12T23:35:00Z"/>
        </w:rPr>
      </w:pPr>
      <w:ins w:id="930" w:author="Stephanie Kobakian" w:date="2020-08-12T23:35:00Z">
        <w:r>
          <w:lastRenderedPageBreak/>
          <w:br w:type="page"/>
        </w:r>
      </w:ins>
    </w:p>
    <w:p w14:paraId="09F686F5" w14:textId="68CDC408" w:rsidR="002169EC" w:rsidDel="00807FC3" w:rsidRDefault="004313A7" w:rsidP="00FB360C">
      <w:pPr>
        <w:rPr>
          <w:del w:id="931" w:author="Stephanie Kobakian" w:date="2020-08-03T11:52:00Z"/>
        </w:rPr>
      </w:pPr>
      <w:ins w:id="932" w:author="Stephanie Kobakian" w:date="2020-08-13T12:08:00Z">
        <w:r>
          <w:rPr>
            <w:rFonts w:ascii="Arial" w:hAnsi="Arial" w:cs="Arial"/>
            <w:b/>
            <w:bCs/>
            <w:sz w:val="18"/>
            <w:szCs w:val="20"/>
          </w:rPr>
          <w:lastRenderedPageBreak/>
          <w:br/>
        </w:r>
        <w:r>
          <w:rPr>
            <w:rFonts w:ascii="Arial" w:hAnsi="Arial" w:cs="Arial"/>
            <w:b/>
            <w:bCs/>
            <w:sz w:val="18"/>
            <w:szCs w:val="20"/>
          </w:rPr>
          <w:t>Appendix</w:t>
        </w:r>
        <w:r>
          <w:rPr>
            <w:rFonts w:ascii="Arial" w:hAnsi="Arial" w:cs="Arial"/>
            <w:b/>
            <w:bCs/>
            <w:sz w:val="18"/>
            <w:szCs w:val="20"/>
          </w:rPr>
          <w:br/>
          <w:t>A1a</w:t>
        </w:r>
        <w:r>
          <w:rPr>
            <w:noProof/>
          </w:rPr>
          <w:t xml:space="preserve"> </w:t>
        </w:r>
      </w:ins>
      <w:ins w:id="933" w:author="Stephanie Kobakian" w:date="2020-08-13T12:38:00Z">
        <w:r w:rsidR="00FB360C">
          <w:rPr>
            <w:noProof/>
          </w:rPr>
          <mc:AlternateContent>
            <mc:Choice Requires="wps">
              <w:drawing>
                <wp:anchor distT="0" distB="0" distL="114300" distR="114300" simplePos="0" relativeHeight="251678720" behindDoc="1" locked="0" layoutInCell="1" allowOverlap="1" wp14:anchorId="38E64F48" wp14:editId="1DA21917">
                  <wp:simplePos x="0" y="0"/>
                  <wp:positionH relativeFrom="column">
                    <wp:posOffset>-449580</wp:posOffset>
                  </wp:positionH>
                  <wp:positionV relativeFrom="paragraph">
                    <wp:posOffset>8424545</wp:posOffset>
                  </wp:positionV>
                  <wp:extent cx="65659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565900" cy="635"/>
                          </a:xfrm>
                          <a:prstGeom prst="rect">
                            <a:avLst/>
                          </a:prstGeom>
                          <a:solidFill>
                            <a:prstClr val="white"/>
                          </a:solidFill>
                          <a:ln>
                            <a:noFill/>
                          </a:ln>
                        </wps:spPr>
                        <wps:txbx>
                          <w:txbxContent>
                            <w:p w14:paraId="286BCC19" w14:textId="29FFDB8E" w:rsidR="00FB360C" w:rsidRPr="00590DAE" w:rsidRDefault="00FB360C" w:rsidP="00FB360C">
                              <w:pPr>
                                <w:pStyle w:val="Caption"/>
                                <w:rPr>
                                  <w:rFonts w:ascii="Arial" w:hAnsi="Arial" w:cs="Arial"/>
                                  <w:b/>
                                  <w:bCs/>
                                  <w:szCs w:val="20"/>
                                </w:rPr>
                                <w:pPrChange w:id="934" w:author="Stephanie Kobakian" w:date="2020-08-13T12:3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E64F48" id="_x0000_t202" coordsize="21600,21600" o:spt="202" path="m,l,21600r21600,l21600,xe">
                  <v:stroke joinstyle="miter"/>
                  <v:path gradientshapeok="t" o:connecttype="rect"/>
                </v:shapetype>
                <v:shape id="Text Box 19" o:spid="_x0000_s1026" type="#_x0000_t202" style="position:absolute;margin-left:-35.4pt;margin-top:663.35pt;width:51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" stroked="f">
                  <v:textbox style="mso-fit-shape-to-text:t" inset="0,0,0,0">
                    <w:txbxContent>
                      <w:p w14:paraId="286BCC19" w14:textId="29FFDB8E" w:rsidR="00FB360C" w:rsidRPr="00590DAE" w:rsidRDefault="00FB360C" w:rsidP="00FB360C">
                        <w:pPr>
                          <w:pStyle w:val="Caption"/>
                          <w:rPr>
                            <w:rFonts w:ascii="Arial" w:hAnsi="Arial" w:cs="Arial"/>
                            <w:b/>
                            <w:bCs/>
                            <w:szCs w:val="20"/>
                          </w:rPr>
                          <w:pPrChange w:id="935" w:author="Stephanie Kobakian" w:date="2020-08-13T12:38:00Z">
                            <w:pPr/>
                          </w:pPrChange>
                        </w:pPr>
                      </w:p>
                    </w:txbxContent>
                  </v:textbox>
                </v:shape>
              </w:pict>
            </mc:Fallback>
          </mc:AlternateContent>
        </w:r>
      </w:ins>
      <w:ins w:id="936" w:author="Stephanie Kobakian" w:date="2020-08-13T12:06:00Z">
        <w:r>
          <w:rPr>
            <w:noProof/>
          </w:rPr>
          <w:drawing>
            <wp:anchor distT="0" distB="0" distL="114300" distR="114300" simplePos="0" relativeHeight="251667456" behindDoc="1" locked="0" layoutInCell="1" allowOverlap="1" wp14:anchorId="730AFE08" wp14:editId="4028808E">
              <wp:simplePos x="0" y="0"/>
              <wp:positionH relativeFrom="margin">
                <wp:posOffset>-449580</wp:posOffset>
              </wp:positionH>
              <wp:positionV relativeFrom="page">
                <wp:posOffset>1368628</wp:posOffset>
              </wp:positionV>
              <wp:extent cx="6566400" cy="83916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3479" b="6177"/>
                      <a:stretch/>
                    </pic:blipFill>
                    <pic:spPr bwMode="auto">
                      <a:xfrm>
                        <a:off x="0" y="0"/>
                        <a:ext cx="6566400" cy="83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DD629FA" w14:textId="31A274C7" w:rsidR="002169EC" w:rsidRPr="00263BB7" w:rsidDel="002E6FEB" w:rsidRDefault="002169EC">
      <w:pPr>
        <w:rPr>
          <w:del w:id="937" w:author="Stephanie Kobakian" w:date="2020-08-03T11:52:00Z"/>
          <w:rFonts w:ascii="Arial" w:hAnsi="Arial" w:cs="Arial"/>
          <w:b/>
          <w:sz w:val="20"/>
        </w:rPr>
        <w:pPrChange w:id="938" w:author="Stephanie Kobakian" w:date="2020-08-12T19:06:00Z">
          <w:pPr>
            <w:spacing w:after="60"/>
          </w:pPr>
        </w:pPrChange>
      </w:pPr>
    </w:p>
    <w:p w14:paraId="31F253DE" w14:textId="320EB97D" w:rsidR="008042FC" w:rsidRDefault="008042FC">
      <w:pPr>
        <w:rPr>
          <w:ins w:id="939" w:author="Stephanie Kobakian" w:date="2020-08-12T18:57:00Z"/>
          <w:rFonts w:ascii="Arial" w:hAnsi="Arial" w:cs="Arial"/>
          <w:b/>
          <w:bCs/>
          <w:sz w:val="18"/>
          <w:szCs w:val="20"/>
        </w:rPr>
        <w:pPrChange w:id="940" w:author="Stephanie Kobakian" w:date="2020-08-12T19:06:00Z">
          <w:pPr>
            <w:spacing w:after="60"/>
          </w:pPr>
        </w:pPrChange>
      </w:pPr>
    </w:p>
    <w:p w14:paraId="161ED78A" w14:textId="77777777" w:rsidR="008042FC" w:rsidRDefault="008042FC">
      <w:pPr>
        <w:rPr>
          <w:ins w:id="941" w:author="Stephanie Kobakian" w:date="2020-08-12T18:57:00Z"/>
          <w:rFonts w:ascii="Arial" w:hAnsi="Arial" w:cs="Arial"/>
          <w:b/>
          <w:bCs/>
          <w:sz w:val="18"/>
          <w:szCs w:val="20"/>
        </w:rPr>
      </w:pPr>
      <w:ins w:id="942" w:author="Stephanie Kobakian" w:date="2020-08-12T18:57:00Z">
        <w:r>
          <w:rPr>
            <w:rFonts w:ascii="Arial" w:hAnsi="Arial" w:cs="Arial"/>
            <w:b/>
            <w:bCs/>
            <w:sz w:val="18"/>
            <w:szCs w:val="20"/>
          </w:rPr>
          <w:br w:type="page"/>
        </w:r>
      </w:ins>
    </w:p>
    <w:p w14:paraId="14A5710C" w14:textId="2BCAC88F" w:rsidR="004313A7" w:rsidRDefault="004313A7" w:rsidP="008042FC">
      <w:pPr>
        <w:spacing w:after="60"/>
        <w:rPr>
          <w:ins w:id="943" w:author="Stephanie Kobakian" w:date="2020-08-13T12:09:00Z"/>
          <w:noProof/>
        </w:rPr>
      </w:pPr>
      <w:ins w:id="944" w:author="Stephanie Kobakian" w:date="2020-08-13T12:08:00Z">
        <w:r>
          <w:rPr>
            <w:noProof/>
          </w:rPr>
          <w:lastRenderedPageBreak/>
          <w:drawing>
            <wp:anchor distT="0" distB="0" distL="114300" distR="114300" simplePos="0" relativeHeight="251668480" behindDoc="1" locked="0" layoutInCell="1" allowOverlap="1" wp14:anchorId="6FDC4A96" wp14:editId="2CC8E703">
              <wp:simplePos x="0" y="0"/>
              <wp:positionH relativeFrom="column">
                <wp:posOffset>-457200</wp:posOffset>
              </wp:positionH>
              <wp:positionV relativeFrom="paragraph">
                <wp:posOffset>-22022</wp:posOffset>
              </wp:positionV>
              <wp:extent cx="6767830" cy="83915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102" b="7247"/>
                      <a:stretch/>
                    </pic:blipFill>
                    <pic:spPr bwMode="auto">
                      <a:xfrm>
                        <a:off x="0" y="0"/>
                        <a:ext cx="6767830" cy="839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383F8035" w14:textId="325331B6" w:rsidR="00031139" w:rsidRDefault="008042FC" w:rsidP="008042FC">
      <w:pPr>
        <w:spacing w:after="60"/>
        <w:rPr>
          <w:ins w:id="945" w:author="Stephanie Kobakian" w:date="2020-08-12T19:01:00Z"/>
          <w:rFonts w:ascii="Arial" w:hAnsi="Arial" w:cs="Arial"/>
          <w:b/>
          <w:bCs/>
          <w:sz w:val="18"/>
          <w:szCs w:val="20"/>
        </w:rPr>
      </w:pPr>
      <w:ins w:id="946" w:author="Stephanie Kobakian" w:date="2020-08-12T18:57:00Z">
        <w:r>
          <w:rPr>
            <w:rFonts w:ascii="Arial" w:hAnsi="Arial" w:cs="Arial"/>
            <w:b/>
            <w:bCs/>
            <w:sz w:val="18"/>
            <w:szCs w:val="20"/>
          </w:rPr>
          <w:t>Appendix</w:t>
        </w:r>
        <w:r>
          <w:rPr>
            <w:rFonts w:ascii="Arial" w:hAnsi="Arial" w:cs="Arial"/>
            <w:b/>
            <w:bCs/>
            <w:sz w:val="18"/>
            <w:szCs w:val="20"/>
          </w:rPr>
          <w:br/>
        </w:r>
      </w:ins>
      <w:ins w:id="947" w:author="Stephanie Kobakian" w:date="2020-08-12T19:22:00Z">
        <w:r w:rsidR="000E1845">
          <w:rPr>
            <w:rFonts w:ascii="Arial" w:hAnsi="Arial" w:cs="Arial"/>
            <w:b/>
            <w:bCs/>
            <w:sz w:val="18"/>
            <w:szCs w:val="20"/>
          </w:rPr>
          <w:t>A</w:t>
        </w:r>
      </w:ins>
      <w:ins w:id="948" w:author="Stephanie Kobakian" w:date="2020-08-12T18:57:00Z">
        <w:r>
          <w:rPr>
            <w:rFonts w:ascii="Arial" w:hAnsi="Arial" w:cs="Arial"/>
            <w:b/>
            <w:bCs/>
            <w:sz w:val="18"/>
            <w:szCs w:val="20"/>
          </w:rPr>
          <w:t>1</w:t>
        </w:r>
      </w:ins>
      <w:ins w:id="949" w:author="Stephanie Kobakian" w:date="2020-08-12T18:58:00Z">
        <w:r w:rsidR="00031139">
          <w:rPr>
            <w:rFonts w:ascii="Arial" w:hAnsi="Arial" w:cs="Arial"/>
            <w:b/>
            <w:bCs/>
            <w:sz w:val="18"/>
            <w:szCs w:val="20"/>
          </w:rPr>
          <w:t>b</w:t>
        </w:r>
      </w:ins>
    </w:p>
    <w:p w14:paraId="2891117A" w14:textId="62921B5C" w:rsidR="00031139" w:rsidRDefault="00031139">
      <w:pPr>
        <w:rPr>
          <w:ins w:id="950" w:author="Stephanie Kobakian" w:date="2020-08-12T19:01:00Z"/>
          <w:rFonts w:ascii="Arial" w:hAnsi="Arial" w:cs="Arial"/>
          <w:b/>
          <w:bCs/>
          <w:sz w:val="18"/>
          <w:szCs w:val="20"/>
        </w:rPr>
      </w:pPr>
      <w:ins w:id="951" w:author="Stephanie Kobakian" w:date="2020-08-12T19:01:00Z">
        <w:r>
          <w:rPr>
            <w:rFonts w:ascii="Arial" w:hAnsi="Arial" w:cs="Arial"/>
            <w:b/>
            <w:bCs/>
            <w:sz w:val="18"/>
            <w:szCs w:val="20"/>
          </w:rPr>
          <w:br w:type="page"/>
        </w:r>
      </w:ins>
    </w:p>
    <w:p w14:paraId="74E01008" w14:textId="20B6C12A" w:rsidR="00263BB7" w:rsidRPr="00263BB7" w:rsidRDefault="003A64C1" w:rsidP="008042FC">
      <w:pPr>
        <w:spacing w:after="60"/>
        <w:rPr>
          <w:ins w:id="952" w:author="Stephanie Kobakian" w:date="2020-08-12T19:06:00Z"/>
          <w:noProof/>
          <w:rPrChange w:id="953" w:author="Stephanie Kobakian" w:date="2020-08-12T19:06:00Z">
            <w:rPr>
              <w:ins w:id="954" w:author="Stephanie Kobakian" w:date="2020-08-12T19:06:00Z"/>
              <w:rFonts w:ascii="Arial" w:hAnsi="Arial" w:cs="Arial"/>
              <w:b/>
              <w:bCs/>
              <w:sz w:val="18"/>
              <w:szCs w:val="20"/>
            </w:rPr>
          </w:rPrChange>
        </w:rPr>
      </w:pPr>
      <w:ins w:id="955" w:author="Stephanie Kobakian" w:date="2020-08-13T12:11:00Z">
        <w:r>
          <w:rPr>
            <w:noProof/>
          </w:rPr>
          <w:lastRenderedPageBreak/>
          <w:drawing>
            <wp:anchor distT="0" distB="0" distL="114300" distR="114300" simplePos="0" relativeHeight="251669504" behindDoc="1" locked="0" layoutInCell="1" allowOverlap="1" wp14:anchorId="63667E66" wp14:editId="470485A2">
              <wp:simplePos x="0" y="0"/>
              <wp:positionH relativeFrom="column">
                <wp:posOffset>-457200</wp:posOffset>
              </wp:positionH>
              <wp:positionV relativeFrom="page">
                <wp:posOffset>1369898</wp:posOffset>
              </wp:positionV>
              <wp:extent cx="6548400" cy="839160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3359" b="6062"/>
                      <a:stretch/>
                    </pic:blipFill>
                    <pic:spPr bwMode="auto">
                      <a:xfrm>
                        <a:off x="0" y="0"/>
                        <a:ext cx="6548400" cy="83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956" w:author="Stephanie Kobakian" w:date="2020-08-12T19:08:00Z">
        <w:r w:rsidR="00995498">
          <w:rPr>
            <w:rFonts w:ascii="Arial" w:hAnsi="Arial" w:cs="Arial"/>
            <w:b/>
            <w:bCs/>
            <w:sz w:val="18"/>
            <w:szCs w:val="20"/>
          </w:rPr>
          <w:br/>
        </w:r>
      </w:ins>
      <w:ins w:id="957" w:author="Stephanie Kobakian" w:date="2020-08-12T19:01:00Z">
        <w:r w:rsidR="00031139">
          <w:rPr>
            <w:rFonts w:ascii="Arial" w:hAnsi="Arial" w:cs="Arial"/>
            <w:b/>
            <w:bCs/>
            <w:sz w:val="18"/>
            <w:szCs w:val="20"/>
          </w:rPr>
          <w:t>Appendix</w:t>
        </w:r>
        <w:r w:rsidR="00031139">
          <w:rPr>
            <w:rFonts w:ascii="Arial" w:hAnsi="Arial" w:cs="Arial"/>
            <w:b/>
            <w:bCs/>
            <w:sz w:val="18"/>
            <w:szCs w:val="20"/>
          </w:rPr>
          <w:br/>
        </w:r>
      </w:ins>
      <w:ins w:id="958" w:author="Stephanie Kobakian" w:date="2020-08-12T19:22:00Z">
        <w:r w:rsidR="000E1845">
          <w:rPr>
            <w:rFonts w:ascii="Arial" w:hAnsi="Arial" w:cs="Arial"/>
            <w:b/>
            <w:bCs/>
            <w:sz w:val="18"/>
            <w:szCs w:val="20"/>
          </w:rPr>
          <w:t>A</w:t>
        </w:r>
      </w:ins>
      <w:ins w:id="959" w:author="Stephanie Kobakian" w:date="2020-08-12T19:01:00Z">
        <w:r w:rsidR="00031139">
          <w:rPr>
            <w:rFonts w:ascii="Arial" w:hAnsi="Arial" w:cs="Arial"/>
            <w:b/>
            <w:bCs/>
            <w:sz w:val="18"/>
            <w:szCs w:val="20"/>
          </w:rPr>
          <w:t>2a</w:t>
        </w:r>
      </w:ins>
    </w:p>
    <w:p w14:paraId="5B5262CF" w14:textId="1A78A09F" w:rsidR="004313A7" w:rsidRDefault="00263BB7">
      <w:pPr>
        <w:rPr>
          <w:ins w:id="960" w:author="Stephanie Kobakian" w:date="2020-08-13T12:11:00Z"/>
          <w:noProof/>
        </w:rPr>
      </w:pPr>
      <w:ins w:id="961" w:author="Stephanie Kobakian" w:date="2020-08-12T19:06:00Z">
        <w:r>
          <w:rPr>
            <w:rFonts w:ascii="Arial" w:hAnsi="Arial" w:cs="Arial"/>
            <w:b/>
            <w:bCs/>
            <w:sz w:val="18"/>
            <w:szCs w:val="20"/>
          </w:rPr>
          <w:br w:type="page"/>
        </w:r>
      </w:ins>
    </w:p>
    <w:p w14:paraId="3ADD8080" w14:textId="24403C19" w:rsidR="00995498" w:rsidRDefault="003A64C1" w:rsidP="003A64C1">
      <w:pPr>
        <w:rPr>
          <w:ins w:id="962" w:author="Stephanie Kobakian" w:date="2020-08-12T19:13:00Z"/>
          <w:rFonts w:ascii="Arial" w:hAnsi="Arial" w:cs="Arial"/>
          <w:b/>
          <w:bCs/>
          <w:sz w:val="18"/>
          <w:szCs w:val="20"/>
        </w:rPr>
        <w:pPrChange w:id="963" w:author="Stephanie Kobakian" w:date="2020-08-13T12:14:00Z">
          <w:pPr>
            <w:spacing w:after="60"/>
          </w:pPr>
        </w:pPrChange>
      </w:pPr>
      <w:ins w:id="964" w:author="Stephanie Kobakian" w:date="2020-08-13T12:12:00Z">
        <w:r>
          <w:rPr>
            <w:noProof/>
          </w:rPr>
          <w:lastRenderedPageBreak/>
          <w:drawing>
            <wp:anchor distT="0" distB="0" distL="114300" distR="114300" simplePos="0" relativeHeight="251670528" behindDoc="1" locked="0" layoutInCell="1" allowOverlap="1" wp14:anchorId="655F6467" wp14:editId="0A3E7DEE">
              <wp:simplePos x="0" y="0"/>
              <wp:positionH relativeFrom="column">
                <wp:posOffset>-452755</wp:posOffset>
              </wp:positionH>
              <wp:positionV relativeFrom="paragraph">
                <wp:posOffset>-25908</wp:posOffset>
              </wp:positionV>
              <wp:extent cx="6768000" cy="8391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5263" b="7074"/>
                      <a:stretch/>
                    </pic:blipFill>
                    <pic:spPr bwMode="auto">
                      <a:xfrm>
                        <a:off x="0" y="0"/>
                        <a:ext cx="6768000" cy="83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965" w:author="Stephanie Kobakian" w:date="2020-08-13T12:14:00Z">
        <w:r>
          <w:rPr>
            <w:rFonts w:ascii="Arial" w:hAnsi="Arial" w:cs="Arial"/>
            <w:b/>
            <w:bCs/>
            <w:sz w:val="18"/>
            <w:szCs w:val="20"/>
          </w:rPr>
          <w:br/>
        </w:r>
      </w:ins>
      <w:ins w:id="966" w:author="Stephanie Kobakian" w:date="2020-08-12T19:06:00Z">
        <w:r w:rsidR="00263BB7">
          <w:rPr>
            <w:rFonts w:ascii="Arial" w:hAnsi="Arial" w:cs="Arial"/>
            <w:b/>
            <w:bCs/>
            <w:sz w:val="18"/>
            <w:szCs w:val="20"/>
          </w:rPr>
          <w:t>Appendix</w:t>
        </w:r>
        <w:r w:rsidR="00263BB7">
          <w:rPr>
            <w:rFonts w:ascii="Arial" w:hAnsi="Arial" w:cs="Arial"/>
            <w:b/>
            <w:bCs/>
            <w:sz w:val="18"/>
            <w:szCs w:val="20"/>
          </w:rPr>
          <w:br/>
        </w:r>
      </w:ins>
      <w:ins w:id="967" w:author="Stephanie Kobakian" w:date="2020-08-12T19:22:00Z">
        <w:r w:rsidR="000E1845">
          <w:rPr>
            <w:rFonts w:ascii="Arial" w:hAnsi="Arial" w:cs="Arial"/>
            <w:b/>
            <w:bCs/>
            <w:sz w:val="18"/>
            <w:szCs w:val="20"/>
          </w:rPr>
          <w:t>A</w:t>
        </w:r>
      </w:ins>
      <w:ins w:id="968" w:author="Stephanie Kobakian" w:date="2020-08-12T19:06:00Z">
        <w:r w:rsidR="00263BB7">
          <w:rPr>
            <w:rFonts w:ascii="Arial" w:hAnsi="Arial" w:cs="Arial"/>
            <w:b/>
            <w:bCs/>
            <w:sz w:val="18"/>
            <w:szCs w:val="20"/>
          </w:rPr>
          <w:t>2</w:t>
        </w:r>
      </w:ins>
      <w:ins w:id="969" w:author="Stephanie Kobakian" w:date="2020-08-12T19:08:00Z">
        <w:r w:rsidR="00995498">
          <w:rPr>
            <w:rFonts w:ascii="Arial" w:hAnsi="Arial" w:cs="Arial"/>
            <w:b/>
            <w:bCs/>
            <w:sz w:val="18"/>
            <w:szCs w:val="20"/>
          </w:rPr>
          <w:t>b</w:t>
        </w:r>
      </w:ins>
    </w:p>
    <w:p w14:paraId="6EF7DD2D" w14:textId="01B3CE7B" w:rsidR="00995498" w:rsidRDefault="00995498">
      <w:pPr>
        <w:rPr>
          <w:ins w:id="970" w:author="Stephanie Kobakian" w:date="2020-08-12T19:13:00Z"/>
          <w:rFonts w:ascii="Arial" w:hAnsi="Arial" w:cs="Arial"/>
          <w:b/>
          <w:bCs/>
          <w:sz w:val="18"/>
          <w:szCs w:val="20"/>
        </w:rPr>
      </w:pPr>
      <w:ins w:id="971" w:author="Stephanie Kobakian" w:date="2020-08-12T19:13:00Z">
        <w:r>
          <w:rPr>
            <w:rFonts w:ascii="Arial" w:hAnsi="Arial" w:cs="Arial"/>
            <w:b/>
            <w:bCs/>
            <w:sz w:val="18"/>
            <w:szCs w:val="20"/>
          </w:rPr>
          <w:br w:type="page"/>
        </w:r>
      </w:ins>
    </w:p>
    <w:p w14:paraId="4D99E287" w14:textId="26BF8E29" w:rsidR="003A64C1" w:rsidRDefault="003A64C1" w:rsidP="00263BB7">
      <w:pPr>
        <w:spacing w:after="60"/>
        <w:rPr>
          <w:ins w:id="972" w:author="Stephanie Kobakian" w:date="2020-08-13T12:15:00Z"/>
          <w:noProof/>
        </w:rPr>
      </w:pPr>
      <w:ins w:id="973" w:author="Stephanie Kobakian" w:date="2020-08-13T12:14:00Z">
        <w:r>
          <w:rPr>
            <w:noProof/>
          </w:rPr>
          <w:lastRenderedPageBreak/>
          <w:drawing>
            <wp:anchor distT="0" distB="0" distL="114300" distR="114300" simplePos="0" relativeHeight="251671552" behindDoc="1" locked="0" layoutInCell="1" allowOverlap="1" wp14:anchorId="63B42404" wp14:editId="09637BE0">
              <wp:simplePos x="0" y="0"/>
              <wp:positionH relativeFrom="margin">
                <wp:posOffset>-455803</wp:posOffset>
              </wp:positionH>
              <wp:positionV relativeFrom="page">
                <wp:posOffset>1386840</wp:posOffset>
              </wp:positionV>
              <wp:extent cx="6541200" cy="8391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3311" b="5937"/>
                      <a:stretch/>
                    </pic:blipFill>
                    <pic:spPr bwMode="auto">
                      <a:xfrm>
                        <a:off x="0" y="0"/>
                        <a:ext cx="6541200" cy="83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11015B55" w14:textId="4893F473" w:rsidR="00F802D1" w:rsidRDefault="00995498" w:rsidP="00263BB7">
      <w:pPr>
        <w:spacing w:after="60"/>
        <w:rPr>
          <w:ins w:id="974" w:author="Stephanie Kobakian" w:date="2020-08-12T19:14:00Z"/>
          <w:rFonts w:ascii="Arial" w:hAnsi="Arial" w:cs="Arial"/>
          <w:b/>
          <w:bCs/>
          <w:sz w:val="18"/>
          <w:szCs w:val="20"/>
        </w:rPr>
      </w:pPr>
      <w:ins w:id="975" w:author="Stephanie Kobakian" w:date="2020-08-12T19:13:00Z">
        <w:r>
          <w:rPr>
            <w:rFonts w:ascii="Arial" w:hAnsi="Arial" w:cs="Arial"/>
            <w:b/>
            <w:bCs/>
            <w:sz w:val="18"/>
            <w:szCs w:val="20"/>
          </w:rPr>
          <w:t>Appendix</w:t>
        </w:r>
        <w:r>
          <w:rPr>
            <w:rFonts w:ascii="Arial" w:hAnsi="Arial" w:cs="Arial"/>
            <w:b/>
            <w:bCs/>
            <w:sz w:val="18"/>
            <w:szCs w:val="20"/>
          </w:rPr>
          <w:br/>
        </w:r>
      </w:ins>
      <w:ins w:id="976" w:author="Stephanie Kobakian" w:date="2020-08-12T19:22:00Z">
        <w:r w:rsidR="000E1845">
          <w:rPr>
            <w:rFonts w:ascii="Arial" w:hAnsi="Arial" w:cs="Arial"/>
            <w:b/>
            <w:bCs/>
            <w:sz w:val="18"/>
            <w:szCs w:val="20"/>
          </w:rPr>
          <w:t>A</w:t>
        </w:r>
      </w:ins>
      <w:ins w:id="977" w:author="Stephanie Kobakian" w:date="2020-08-12T19:13:00Z">
        <w:r>
          <w:rPr>
            <w:rFonts w:ascii="Arial" w:hAnsi="Arial" w:cs="Arial"/>
            <w:b/>
            <w:bCs/>
            <w:sz w:val="18"/>
            <w:szCs w:val="20"/>
          </w:rPr>
          <w:t>2</w:t>
        </w:r>
      </w:ins>
      <w:ins w:id="978" w:author="Stephanie Kobakian" w:date="2020-08-12T19:14:00Z">
        <w:r w:rsidR="00F802D1">
          <w:rPr>
            <w:rFonts w:ascii="Arial" w:hAnsi="Arial" w:cs="Arial"/>
            <w:b/>
            <w:bCs/>
            <w:sz w:val="18"/>
            <w:szCs w:val="20"/>
          </w:rPr>
          <w:t>c</w:t>
        </w:r>
      </w:ins>
    </w:p>
    <w:p w14:paraId="7AE9BB34" w14:textId="654687DA" w:rsidR="00F802D1" w:rsidRDefault="00F802D1">
      <w:pPr>
        <w:rPr>
          <w:ins w:id="979" w:author="Stephanie Kobakian" w:date="2020-08-12T19:14:00Z"/>
          <w:rFonts w:ascii="Arial" w:hAnsi="Arial" w:cs="Arial"/>
          <w:b/>
          <w:bCs/>
          <w:sz w:val="18"/>
          <w:szCs w:val="20"/>
        </w:rPr>
      </w:pPr>
      <w:ins w:id="980" w:author="Stephanie Kobakian" w:date="2020-08-12T19:14:00Z">
        <w:r>
          <w:rPr>
            <w:rFonts w:ascii="Arial" w:hAnsi="Arial" w:cs="Arial"/>
            <w:b/>
            <w:bCs/>
            <w:sz w:val="18"/>
            <w:szCs w:val="20"/>
          </w:rPr>
          <w:br w:type="page"/>
        </w:r>
      </w:ins>
    </w:p>
    <w:p w14:paraId="39961735" w14:textId="5E63FD0A" w:rsidR="003A64C1" w:rsidRDefault="003A64C1" w:rsidP="00263BB7">
      <w:pPr>
        <w:spacing w:after="60"/>
        <w:rPr>
          <w:ins w:id="981" w:author="Stephanie Kobakian" w:date="2020-08-13T12:16:00Z"/>
          <w:rFonts w:ascii="Arial" w:hAnsi="Arial" w:cs="Arial"/>
          <w:b/>
          <w:bCs/>
          <w:noProof/>
          <w:sz w:val="18"/>
          <w:szCs w:val="20"/>
        </w:rPr>
      </w:pPr>
      <w:ins w:id="982" w:author="Stephanie Kobakian" w:date="2020-08-13T12:15:00Z">
        <w:r>
          <w:rPr>
            <w:rFonts w:ascii="Arial" w:hAnsi="Arial" w:cs="Arial"/>
            <w:b/>
            <w:bCs/>
            <w:noProof/>
            <w:sz w:val="18"/>
            <w:szCs w:val="20"/>
          </w:rPr>
          <w:lastRenderedPageBreak/>
          <w:drawing>
            <wp:anchor distT="0" distB="0" distL="114300" distR="114300" simplePos="0" relativeHeight="251672576" behindDoc="1" locked="0" layoutInCell="1" allowOverlap="1" wp14:anchorId="7F0D4EF7" wp14:editId="03FF9ABD">
              <wp:simplePos x="0" y="0"/>
              <wp:positionH relativeFrom="margin">
                <wp:posOffset>-448945</wp:posOffset>
              </wp:positionH>
              <wp:positionV relativeFrom="paragraph">
                <wp:posOffset>3048</wp:posOffset>
              </wp:positionV>
              <wp:extent cx="6530400" cy="839160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3309" b="5859"/>
                      <a:stretch/>
                    </pic:blipFill>
                    <pic:spPr bwMode="auto">
                      <a:xfrm>
                        <a:off x="0" y="0"/>
                        <a:ext cx="6530400" cy="83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473D025A" w14:textId="7FDFF6B5" w:rsidR="00F802D1" w:rsidRPr="00F563AF" w:rsidRDefault="00F802D1" w:rsidP="00263BB7">
      <w:pPr>
        <w:spacing w:after="60"/>
        <w:rPr>
          <w:ins w:id="983" w:author="Stephanie Kobakian" w:date="2020-08-12T19:17:00Z"/>
          <w:noProof/>
          <w:rPrChange w:id="984" w:author="Stephanie Kobakian" w:date="2020-08-12T23:30:00Z">
            <w:rPr>
              <w:ins w:id="985" w:author="Stephanie Kobakian" w:date="2020-08-12T19:17:00Z"/>
              <w:rFonts w:ascii="Arial" w:hAnsi="Arial" w:cs="Arial"/>
              <w:b/>
              <w:bCs/>
              <w:sz w:val="18"/>
              <w:szCs w:val="20"/>
            </w:rPr>
          </w:rPrChange>
        </w:rPr>
      </w:pPr>
      <w:ins w:id="986" w:author="Stephanie Kobakian" w:date="2020-08-12T19:15:00Z">
        <w:r>
          <w:rPr>
            <w:rFonts w:ascii="Arial" w:hAnsi="Arial" w:cs="Arial"/>
            <w:b/>
            <w:bCs/>
            <w:sz w:val="18"/>
            <w:szCs w:val="20"/>
          </w:rPr>
          <w:t>Appendix</w:t>
        </w:r>
        <w:r>
          <w:rPr>
            <w:rFonts w:ascii="Arial" w:hAnsi="Arial" w:cs="Arial"/>
            <w:b/>
            <w:bCs/>
            <w:sz w:val="18"/>
            <w:szCs w:val="20"/>
          </w:rPr>
          <w:br/>
        </w:r>
      </w:ins>
      <w:ins w:id="987" w:author="Stephanie Kobakian" w:date="2020-08-12T19:22:00Z">
        <w:r w:rsidR="000E1845">
          <w:rPr>
            <w:rFonts w:ascii="Arial" w:hAnsi="Arial" w:cs="Arial"/>
            <w:b/>
            <w:bCs/>
            <w:sz w:val="18"/>
            <w:szCs w:val="20"/>
          </w:rPr>
          <w:t>A</w:t>
        </w:r>
      </w:ins>
      <w:ins w:id="988" w:author="Stephanie Kobakian" w:date="2020-08-12T19:15:00Z">
        <w:r>
          <w:rPr>
            <w:rFonts w:ascii="Arial" w:hAnsi="Arial" w:cs="Arial"/>
            <w:b/>
            <w:bCs/>
            <w:sz w:val="18"/>
            <w:szCs w:val="20"/>
          </w:rPr>
          <w:t>2</w:t>
        </w:r>
      </w:ins>
      <w:ins w:id="989" w:author="Stephanie Kobakian" w:date="2020-08-12T19:16:00Z">
        <w:r>
          <w:rPr>
            <w:rFonts w:ascii="Arial" w:hAnsi="Arial" w:cs="Arial"/>
            <w:b/>
            <w:bCs/>
            <w:sz w:val="18"/>
            <w:szCs w:val="20"/>
          </w:rPr>
          <w:t>d</w:t>
        </w:r>
      </w:ins>
    </w:p>
    <w:p w14:paraId="232C12F3" w14:textId="6A1995E6" w:rsidR="00F802D1" w:rsidRDefault="00F802D1">
      <w:pPr>
        <w:rPr>
          <w:ins w:id="990" w:author="Stephanie Kobakian" w:date="2020-08-12T19:17:00Z"/>
          <w:rFonts w:ascii="Arial" w:hAnsi="Arial" w:cs="Arial"/>
          <w:b/>
          <w:bCs/>
          <w:sz w:val="18"/>
          <w:szCs w:val="20"/>
        </w:rPr>
      </w:pPr>
      <w:ins w:id="991" w:author="Stephanie Kobakian" w:date="2020-08-12T19:17:00Z">
        <w:r>
          <w:rPr>
            <w:rFonts w:ascii="Arial" w:hAnsi="Arial" w:cs="Arial"/>
            <w:b/>
            <w:bCs/>
            <w:sz w:val="18"/>
            <w:szCs w:val="20"/>
          </w:rPr>
          <w:br w:type="page"/>
        </w:r>
      </w:ins>
    </w:p>
    <w:p w14:paraId="2F893304" w14:textId="42ECF8E1" w:rsidR="0041406B" w:rsidRPr="007A44D3" w:rsidRDefault="007A44D3" w:rsidP="00517792">
      <w:pPr>
        <w:spacing w:after="60"/>
        <w:rPr>
          <w:ins w:id="992" w:author="Stephanie Kobakian" w:date="2020-08-12T19:31:00Z"/>
          <w:noProof/>
          <w:rPrChange w:id="993" w:author="Stephanie Kobakian" w:date="2020-08-13T12:18:00Z">
            <w:rPr>
              <w:ins w:id="994" w:author="Stephanie Kobakian" w:date="2020-08-12T19:31:00Z"/>
              <w:rFonts w:ascii="Arial" w:hAnsi="Arial" w:cs="Arial"/>
              <w:b/>
              <w:bCs/>
              <w:sz w:val="18"/>
              <w:szCs w:val="20"/>
            </w:rPr>
          </w:rPrChange>
        </w:rPr>
      </w:pPr>
      <w:ins w:id="995" w:author="Stephanie Kobakian" w:date="2020-08-13T12:17:00Z">
        <w:r>
          <w:rPr>
            <w:noProof/>
          </w:rPr>
          <w:lastRenderedPageBreak/>
          <w:drawing>
            <wp:anchor distT="0" distB="0" distL="114300" distR="114300" simplePos="0" relativeHeight="251673600" behindDoc="1" locked="0" layoutInCell="1" allowOverlap="1" wp14:anchorId="4364B05E" wp14:editId="7C98046E">
              <wp:simplePos x="0" y="0"/>
              <wp:positionH relativeFrom="margin">
                <wp:posOffset>-440690</wp:posOffset>
              </wp:positionH>
              <wp:positionV relativeFrom="paragraph">
                <wp:posOffset>-14097</wp:posOffset>
              </wp:positionV>
              <wp:extent cx="6541200" cy="8391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3312" b="5914"/>
                      <a:stretch/>
                    </pic:blipFill>
                    <pic:spPr bwMode="auto">
                      <a:xfrm>
                        <a:off x="0" y="0"/>
                        <a:ext cx="6541200" cy="83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996" w:author="Stephanie Kobakian" w:date="2020-08-13T12:18:00Z">
        <w:r>
          <w:rPr>
            <w:noProof/>
          </w:rPr>
          <w:br/>
        </w:r>
      </w:ins>
      <w:ins w:id="997" w:author="Stephanie Kobakian" w:date="2020-08-12T19:17:00Z">
        <w:r w:rsidR="00F802D1">
          <w:rPr>
            <w:rFonts w:ascii="Arial" w:hAnsi="Arial" w:cs="Arial"/>
            <w:b/>
            <w:bCs/>
            <w:sz w:val="18"/>
            <w:szCs w:val="20"/>
          </w:rPr>
          <w:t>Appendix</w:t>
        </w:r>
        <w:r w:rsidR="00F802D1">
          <w:rPr>
            <w:rFonts w:ascii="Arial" w:hAnsi="Arial" w:cs="Arial"/>
            <w:b/>
            <w:bCs/>
            <w:sz w:val="18"/>
            <w:szCs w:val="20"/>
          </w:rPr>
          <w:br/>
        </w:r>
      </w:ins>
      <w:ins w:id="998" w:author="Stephanie Kobakian" w:date="2020-08-12T19:23:00Z">
        <w:r w:rsidR="000E1845">
          <w:rPr>
            <w:rFonts w:ascii="Arial" w:hAnsi="Arial" w:cs="Arial"/>
            <w:b/>
            <w:bCs/>
            <w:sz w:val="18"/>
            <w:szCs w:val="20"/>
          </w:rPr>
          <w:t>A</w:t>
        </w:r>
      </w:ins>
      <w:ins w:id="999" w:author="Stephanie Kobakian" w:date="2020-08-12T19:27:00Z">
        <w:r w:rsidR="00517792">
          <w:rPr>
            <w:rFonts w:ascii="Arial" w:hAnsi="Arial" w:cs="Arial"/>
            <w:b/>
            <w:bCs/>
            <w:sz w:val="18"/>
            <w:szCs w:val="20"/>
          </w:rPr>
          <w:t>3</w:t>
        </w:r>
      </w:ins>
    </w:p>
    <w:p w14:paraId="18AEFDF2" w14:textId="59110810" w:rsidR="0041406B" w:rsidRDefault="0041406B">
      <w:pPr>
        <w:rPr>
          <w:ins w:id="1000" w:author="Stephanie Kobakian" w:date="2020-08-12T19:31:00Z"/>
          <w:rFonts w:ascii="Arial" w:hAnsi="Arial" w:cs="Arial"/>
          <w:b/>
          <w:bCs/>
          <w:sz w:val="18"/>
          <w:szCs w:val="20"/>
        </w:rPr>
      </w:pPr>
      <w:ins w:id="1001" w:author="Stephanie Kobakian" w:date="2020-08-12T19:31:00Z">
        <w:r>
          <w:rPr>
            <w:rFonts w:ascii="Arial" w:hAnsi="Arial" w:cs="Arial"/>
            <w:b/>
            <w:bCs/>
            <w:sz w:val="18"/>
            <w:szCs w:val="20"/>
          </w:rPr>
          <w:br w:type="page"/>
        </w:r>
      </w:ins>
    </w:p>
    <w:p w14:paraId="5B8C8F79" w14:textId="220385F5" w:rsidR="007A44D3" w:rsidRDefault="00FB360C">
      <w:pPr>
        <w:spacing w:after="60"/>
        <w:rPr>
          <w:ins w:id="1002" w:author="Stephanie Kobakian" w:date="2020-08-13T12:19:00Z"/>
          <w:noProof/>
        </w:rPr>
      </w:pPr>
      <w:ins w:id="1003" w:author="Stephanie Kobakian" w:date="2020-08-13T12:37:00Z">
        <w:r>
          <w:rPr>
            <w:noProof/>
          </w:rPr>
          <w:lastRenderedPageBreak/>
          <mc:AlternateContent>
            <mc:Choice Requires="wps">
              <w:drawing>
                <wp:anchor distT="0" distB="0" distL="114300" distR="114300" simplePos="0" relativeHeight="251676672" behindDoc="1" locked="0" layoutInCell="1" allowOverlap="1" wp14:anchorId="7C36C764" wp14:editId="4F7E08AD">
                  <wp:simplePos x="0" y="0"/>
                  <wp:positionH relativeFrom="column">
                    <wp:posOffset>-450850</wp:posOffset>
                  </wp:positionH>
                  <wp:positionV relativeFrom="paragraph">
                    <wp:posOffset>8442960</wp:posOffset>
                  </wp:positionV>
                  <wp:extent cx="674243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14:paraId="11F5AD7B" w14:textId="4AEF97C9" w:rsidR="00FB360C" w:rsidRDefault="00FB360C" w:rsidP="00FB360C">
                              <w:pPr>
                                <w:pStyle w:val="Caption"/>
                                <w:rPr>
                                  <w:noProof/>
                                </w:rPr>
                                <w:pPrChange w:id="1004" w:author="Stephanie Kobakian" w:date="2020-08-13T12:37:00Z">
                                  <w:pPr>
                                    <w:spacing w:after="60"/>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6C764" id="Text Box 18" o:spid="_x0000_s1027" type="#_x0000_t202" style="position:absolute;margin-left:-35.5pt;margin-top:664.8pt;width:530.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0XcLQ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" stroked="f">
                  <v:textbox style="mso-fit-shape-to-text:t" inset="0,0,0,0">
                    <w:txbxContent>
                      <w:p w14:paraId="11F5AD7B" w14:textId="4AEF97C9" w:rsidR="00FB360C" w:rsidRDefault="00FB360C" w:rsidP="00FB360C">
                        <w:pPr>
                          <w:pStyle w:val="Caption"/>
                          <w:rPr>
                            <w:noProof/>
                          </w:rPr>
                          <w:pPrChange w:id="1005" w:author="Stephanie Kobakian" w:date="2020-08-13T12:37:00Z">
                            <w:pPr>
                              <w:spacing w:after="60"/>
                            </w:pPr>
                          </w:pPrChange>
                        </w:pPr>
                      </w:p>
                    </w:txbxContent>
                  </v:textbox>
                </v:shape>
              </w:pict>
            </mc:Fallback>
          </mc:AlternateContent>
        </w:r>
      </w:ins>
      <w:ins w:id="1006" w:author="Stephanie Kobakian" w:date="2020-08-13T12:18:00Z">
        <w:r w:rsidR="007A44D3">
          <w:rPr>
            <w:noProof/>
          </w:rPr>
          <w:drawing>
            <wp:anchor distT="0" distB="0" distL="114300" distR="114300" simplePos="0" relativeHeight="251674624" behindDoc="1" locked="0" layoutInCell="1" allowOverlap="1" wp14:anchorId="43DDEC1C" wp14:editId="27991E7C">
              <wp:simplePos x="0" y="0"/>
              <wp:positionH relativeFrom="column">
                <wp:posOffset>-450850</wp:posOffset>
              </wp:positionH>
              <wp:positionV relativeFrom="page">
                <wp:posOffset>1387348</wp:posOffset>
              </wp:positionV>
              <wp:extent cx="6742800" cy="8391600"/>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t="4794" b="7157"/>
                      <a:stretch/>
                    </pic:blipFill>
                    <pic:spPr bwMode="auto">
                      <a:xfrm>
                        <a:off x="0" y="0"/>
                        <a:ext cx="6742800" cy="83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782E2B08" w14:textId="38333F88" w:rsidR="002169EC" w:rsidRPr="009903BF" w:rsidDel="00807FC3" w:rsidRDefault="0041406B">
      <w:pPr>
        <w:spacing w:after="60"/>
        <w:rPr>
          <w:del w:id="1007" w:author="Stephanie Kobakian" w:date="2020-08-03T11:52:00Z"/>
          <w:b/>
          <w:bCs/>
          <w:rPrChange w:id="1008" w:author="Stephanie Kobakian" w:date="2020-08-12T23:36:00Z">
            <w:rPr>
              <w:del w:id="1009" w:author="Stephanie Kobakian" w:date="2020-08-03T11:52:00Z"/>
              <w:sz w:val="10"/>
            </w:rPr>
          </w:rPrChange>
        </w:rPr>
        <w:pPrChange w:id="1010" w:author="Stephanie Kobakian" w:date="2020-08-12T23:33:00Z">
          <w:pPr>
            <w:spacing w:after="0"/>
          </w:pPr>
        </w:pPrChange>
      </w:pPr>
      <w:ins w:id="1011" w:author="Stephanie Kobakian" w:date="2020-08-12T19:31:00Z">
        <w:r w:rsidRPr="009903BF">
          <w:rPr>
            <w:b/>
            <w:bCs/>
            <w:noProof/>
            <w:rPrChange w:id="1012" w:author="Stephanie Kobakian" w:date="2020-08-12T23:36:00Z">
              <w:rPr>
                <w:noProof/>
              </w:rPr>
            </w:rPrChange>
          </w:rPr>
          <w:t>A</w:t>
        </w:r>
      </w:ins>
      <w:ins w:id="1013" w:author="Stephanie Kobakian" w:date="2020-08-12T19:32:00Z">
        <w:r w:rsidRPr="009903BF">
          <w:rPr>
            <w:b/>
            <w:bCs/>
            <w:noProof/>
            <w:rPrChange w:id="1014" w:author="Stephanie Kobakian" w:date="2020-08-12T23:36:00Z">
              <w:rPr>
                <w:noProof/>
              </w:rPr>
            </w:rPrChange>
          </w:rPr>
          <w:t>ppendix</w:t>
        </w:r>
        <w:r w:rsidRPr="009903BF">
          <w:rPr>
            <w:b/>
            <w:bCs/>
            <w:noProof/>
            <w:rPrChange w:id="1015" w:author="Stephanie Kobakian" w:date="2020-08-12T23:36:00Z">
              <w:rPr>
                <w:noProof/>
              </w:rPr>
            </w:rPrChange>
          </w:rPr>
          <w:br/>
          <w:t>A4</w:t>
        </w:r>
      </w:ins>
    </w:p>
    <w:p w14:paraId="4E0AFB67" w14:textId="017DA37D" w:rsidR="00D652D9" w:rsidRPr="009903BF" w:rsidDel="00807FC3" w:rsidRDefault="00D652D9">
      <w:pPr>
        <w:spacing w:after="60"/>
        <w:rPr>
          <w:del w:id="1016" w:author="Stephanie Kobakian" w:date="2020-08-03T11:52:00Z"/>
          <w:b/>
          <w:bCs/>
          <w:sz w:val="10"/>
          <w:rPrChange w:id="1017" w:author="Stephanie Kobakian" w:date="2020-08-12T23:36:00Z">
            <w:rPr>
              <w:del w:id="1018" w:author="Stephanie Kobakian" w:date="2020-08-03T11:52:00Z"/>
              <w:sz w:val="10"/>
            </w:rPr>
          </w:rPrChange>
        </w:rPr>
        <w:pPrChange w:id="1019" w:author="Stephanie Kobakian" w:date="2020-08-12T19:29:00Z">
          <w:pPr/>
        </w:pPrChange>
      </w:pPr>
    </w:p>
    <w:p w14:paraId="4F8E5D39" w14:textId="757D99CC" w:rsidR="00D652D9" w:rsidRPr="009903BF" w:rsidDel="00807FC3" w:rsidRDefault="00D652D9">
      <w:pPr>
        <w:spacing w:after="60"/>
        <w:rPr>
          <w:del w:id="1020" w:author="Stephanie Kobakian" w:date="2020-08-03T11:52:00Z"/>
          <w:b/>
          <w:bCs/>
          <w:sz w:val="10"/>
          <w:rPrChange w:id="1021" w:author="Stephanie Kobakian" w:date="2020-08-12T23:36:00Z">
            <w:rPr>
              <w:del w:id="1022" w:author="Stephanie Kobakian" w:date="2020-08-03T11:52:00Z"/>
              <w:sz w:val="10"/>
            </w:rPr>
          </w:rPrChange>
        </w:rPr>
        <w:pPrChange w:id="1023" w:author="Stephanie Kobakian" w:date="2020-08-12T19:29:00Z">
          <w:pPr/>
        </w:pPrChange>
      </w:pPr>
    </w:p>
    <w:p w14:paraId="152BEEA5" w14:textId="59CCF50A" w:rsidR="00D652D9" w:rsidRPr="009903BF" w:rsidDel="002E6FEB" w:rsidRDefault="00D652D9">
      <w:pPr>
        <w:spacing w:after="60"/>
        <w:rPr>
          <w:del w:id="1024" w:author="Stephanie Kobakian" w:date="2020-08-03T11:52:00Z"/>
          <w:b/>
          <w:bCs/>
          <w:sz w:val="10"/>
          <w:rPrChange w:id="1025" w:author="Stephanie Kobakian" w:date="2020-08-12T23:36:00Z">
            <w:rPr>
              <w:del w:id="1026" w:author="Stephanie Kobakian" w:date="2020-08-03T11:52:00Z"/>
              <w:sz w:val="10"/>
            </w:rPr>
          </w:rPrChange>
        </w:rPr>
        <w:pPrChange w:id="1027" w:author="Stephanie Kobakian" w:date="2020-08-12T19:29:00Z">
          <w:pPr/>
        </w:pPrChange>
      </w:pPr>
    </w:p>
    <w:p w14:paraId="25F1F33A" w14:textId="4E0CBA4E" w:rsidR="00D652D9" w:rsidRPr="009903BF" w:rsidDel="00807FC3" w:rsidRDefault="00D652D9">
      <w:pPr>
        <w:spacing w:after="60"/>
        <w:rPr>
          <w:del w:id="1028" w:author="Stephanie Kobakian" w:date="2020-08-03T11:52:00Z"/>
          <w:b/>
          <w:bCs/>
          <w:sz w:val="10"/>
          <w:rPrChange w:id="1029" w:author="Stephanie Kobakian" w:date="2020-08-12T23:36:00Z">
            <w:rPr>
              <w:del w:id="1030" w:author="Stephanie Kobakian" w:date="2020-08-03T11:52:00Z"/>
              <w:sz w:val="10"/>
            </w:rPr>
          </w:rPrChange>
        </w:rPr>
        <w:pPrChange w:id="1031" w:author="Stephanie Kobakian" w:date="2020-08-12T19:29:00Z">
          <w:pPr/>
        </w:pPrChange>
      </w:pPr>
    </w:p>
    <w:p w14:paraId="5954320E" w14:textId="3C58C268" w:rsidR="00D652D9" w:rsidRPr="009903BF" w:rsidDel="00807FC3" w:rsidRDefault="00D652D9">
      <w:pPr>
        <w:spacing w:after="60"/>
        <w:rPr>
          <w:del w:id="1032" w:author="Stephanie Kobakian" w:date="2020-08-03T11:51:00Z"/>
          <w:b/>
          <w:bCs/>
          <w:sz w:val="10"/>
          <w:rPrChange w:id="1033" w:author="Stephanie Kobakian" w:date="2020-08-12T23:36:00Z">
            <w:rPr>
              <w:del w:id="1034" w:author="Stephanie Kobakian" w:date="2020-08-03T11:51:00Z"/>
              <w:sz w:val="10"/>
            </w:rPr>
          </w:rPrChange>
        </w:rPr>
        <w:pPrChange w:id="1035" w:author="Stephanie Kobakian" w:date="2020-08-12T19:29:00Z">
          <w:pPr/>
        </w:pPrChange>
      </w:pPr>
    </w:p>
    <w:p w14:paraId="408FAD48" w14:textId="2DF42FA9" w:rsidR="00D652D9" w:rsidRPr="009903BF" w:rsidRDefault="00D652D9">
      <w:pPr>
        <w:spacing w:after="60"/>
        <w:rPr>
          <w:b/>
          <w:bCs/>
          <w:sz w:val="10"/>
          <w:rPrChange w:id="1036" w:author="Stephanie Kobakian" w:date="2020-08-12T23:36:00Z">
            <w:rPr>
              <w:sz w:val="10"/>
            </w:rPr>
          </w:rPrChange>
        </w:rPr>
        <w:pPrChange w:id="1037" w:author="Stephanie Kobakian" w:date="2020-08-12T19:29:00Z">
          <w:pPr>
            <w:tabs>
              <w:tab w:val="left" w:pos="5364"/>
            </w:tabs>
          </w:pPr>
        </w:pPrChange>
      </w:pPr>
      <w:del w:id="1038" w:author="Stephanie Kobakian" w:date="2020-08-03T11:51:00Z">
        <w:r w:rsidRPr="009903BF" w:rsidDel="00807FC3">
          <w:rPr>
            <w:b/>
            <w:bCs/>
            <w:sz w:val="10"/>
            <w:rPrChange w:id="1039" w:author="Stephanie Kobakian" w:date="2020-08-12T23:36:00Z">
              <w:rPr>
                <w:sz w:val="10"/>
              </w:rPr>
            </w:rPrChange>
          </w:rPr>
          <w:tab/>
        </w:r>
      </w:del>
    </w:p>
    <w:sectPr w:rsidR="00D652D9" w:rsidRPr="009903BF" w:rsidSect="00D01B86">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214BC" w14:textId="77777777" w:rsidR="00B758C8" w:rsidRDefault="00B758C8" w:rsidP="00B74D1C">
      <w:pPr>
        <w:spacing w:after="0" w:line="240" w:lineRule="auto"/>
      </w:pPr>
      <w:r>
        <w:separator/>
      </w:r>
    </w:p>
  </w:endnote>
  <w:endnote w:type="continuationSeparator" w:id="0">
    <w:p w14:paraId="7C79CBFD" w14:textId="77777777" w:rsidR="00B758C8" w:rsidRDefault="00B758C8" w:rsidP="00B74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C9F62" w14:textId="77777777" w:rsidR="00D652D9" w:rsidRDefault="00D652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F44CA" w14:textId="77777777" w:rsidR="00F24159" w:rsidRPr="00482215" w:rsidRDefault="00B758C8" w:rsidP="009F1741">
    <w:pPr>
      <w:spacing w:after="30"/>
      <w:rPr>
        <w:sz w:val="8"/>
        <w:szCs w:val="8"/>
      </w:rPr>
    </w:pPr>
    <w:r>
      <w:rPr>
        <w:sz w:val="8"/>
        <w:szCs w:val="8"/>
      </w:rPr>
      <w:pict w14:anchorId="10518729">
        <v:rect id="_x0000_i1025" style="width:0;height:1.5pt" o:hralign="center" o:hrstd="t" o:hr="t" fillcolor="#aca899" stroked="f"/>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842"/>
    </w:tblGrid>
    <w:tr w:rsidR="00F24159" w:rsidRPr="00924B6E" w14:paraId="79D6F4F8" w14:textId="77777777" w:rsidTr="00D01B86">
      <w:tc>
        <w:tcPr>
          <w:tcW w:w="4878" w:type="dxa"/>
        </w:tcPr>
        <w:p w14:paraId="1A4ED3AD" w14:textId="4594F9F2" w:rsidR="00F24159" w:rsidRPr="00924B6E" w:rsidRDefault="00BE1140" w:rsidP="00D01B86">
          <w:pPr>
            <w:pStyle w:val="Footer"/>
            <w:rPr>
              <w:rFonts w:ascii="Arial" w:hAnsi="Arial" w:cs="Arial"/>
              <w:sz w:val="16"/>
              <w:szCs w:val="16"/>
            </w:rPr>
          </w:pPr>
          <w:bookmarkStart w:id="1040" w:name="OLE_LINK8"/>
          <w:bookmarkStart w:id="1041" w:name="OLE_LINK9"/>
          <w:r>
            <w:rPr>
              <w:rFonts w:ascii="Arial" w:hAnsi="Arial" w:cs="Arial"/>
              <w:sz w:val="16"/>
              <w:szCs w:val="16"/>
            </w:rPr>
            <w:t>Graduate Research Centre</w:t>
          </w:r>
          <w:r w:rsidR="00F24159" w:rsidRPr="00924B6E">
            <w:rPr>
              <w:rFonts w:ascii="Arial" w:hAnsi="Arial" w:cs="Arial"/>
              <w:sz w:val="16"/>
              <w:szCs w:val="16"/>
            </w:rPr>
            <w:t>, Level 4, 88 Musk Ave, Kelvin Grove Qld 4059</w:t>
          </w:r>
        </w:p>
      </w:tc>
      <w:tc>
        <w:tcPr>
          <w:tcW w:w="5720" w:type="dxa"/>
        </w:tcPr>
        <w:sdt>
          <w:sdtPr>
            <w:rPr>
              <w:rFonts w:ascii="Arial" w:hAnsi="Arial" w:cs="Arial"/>
              <w:sz w:val="16"/>
              <w:szCs w:val="16"/>
            </w:rPr>
            <w:id w:val="14881157"/>
            <w:docPartObj>
              <w:docPartGallery w:val="Page Numbers (Bottom of Page)"/>
              <w:docPartUnique/>
            </w:docPartObj>
          </w:sdtPr>
          <w:sdtEndPr/>
          <w:sdtContent>
            <w:sdt>
              <w:sdtPr>
                <w:rPr>
                  <w:rFonts w:ascii="Arial" w:hAnsi="Arial" w:cs="Arial"/>
                  <w:sz w:val="16"/>
                  <w:szCs w:val="16"/>
                </w:rPr>
                <w:id w:val="565050523"/>
                <w:docPartObj>
                  <w:docPartGallery w:val="Page Numbers (Top of Page)"/>
                  <w:docPartUnique/>
                </w:docPartObj>
              </w:sdtPr>
              <w:sdtEndPr/>
              <w:sdtContent>
                <w:p w14:paraId="5D1B429A" w14:textId="77777777" w:rsidR="00F24159" w:rsidRPr="00924B6E" w:rsidRDefault="00F24159" w:rsidP="00D01B86">
                  <w:pPr>
                    <w:pStyle w:val="Footer"/>
                    <w:jc w:val="right"/>
                    <w:rPr>
                      <w:rFonts w:ascii="Arial" w:hAnsi="Arial" w:cs="Arial"/>
                      <w:sz w:val="16"/>
                      <w:szCs w:val="16"/>
                    </w:rPr>
                  </w:pPr>
                  <w:r w:rsidRPr="00924B6E">
                    <w:rPr>
                      <w:rFonts w:ascii="Arial" w:hAnsi="Arial" w:cs="Arial"/>
                      <w:sz w:val="16"/>
                      <w:szCs w:val="16"/>
                    </w:rPr>
                    <w:t xml:space="preserve">Page </w:t>
                  </w:r>
                  <w:r w:rsidRPr="00924B6E">
                    <w:rPr>
                      <w:rFonts w:ascii="Arial" w:hAnsi="Arial" w:cs="Arial"/>
                      <w:sz w:val="16"/>
                      <w:szCs w:val="16"/>
                    </w:rPr>
                    <w:fldChar w:fldCharType="begin"/>
                  </w:r>
                  <w:r w:rsidRPr="00924B6E">
                    <w:rPr>
                      <w:rFonts w:ascii="Arial" w:hAnsi="Arial" w:cs="Arial"/>
                      <w:sz w:val="16"/>
                      <w:szCs w:val="16"/>
                    </w:rPr>
                    <w:instrText xml:space="preserve"> PAGE </w:instrText>
                  </w:r>
                  <w:r w:rsidRPr="00924B6E">
                    <w:rPr>
                      <w:rFonts w:ascii="Arial" w:hAnsi="Arial" w:cs="Arial"/>
                      <w:sz w:val="16"/>
                      <w:szCs w:val="16"/>
                    </w:rPr>
                    <w:fldChar w:fldCharType="separate"/>
                  </w:r>
                  <w:r w:rsidR="00682586">
                    <w:rPr>
                      <w:rFonts w:ascii="Arial" w:hAnsi="Arial" w:cs="Arial"/>
                      <w:noProof/>
                      <w:sz w:val="16"/>
                      <w:szCs w:val="16"/>
                    </w:rPr>
                    <w:t>1</w:t>
                  </w:r>
                  <w:r w:rsidRPr="00924B6E">
                    <w:rPr>
                      <w:rFonts w:ascii="Arial" w:hAnsi="Arial" w:cs="Arial"/>
                      <w:sz w:val="16"/>
                      <w:szCs w:val="16"/>
                    </w:rPr>
                    <w:fldChar w:fldCharType="end"/>
                  </w:r>
                  <w:r w:rsidRPr="00924B6E">
                    <w:rPr>
                      <w:rFonts w:ascii="Arial" w:hAnsi="Arial" w:cs="Arial"/>
                      <w:sz w:val="16"/>
                      <w:szCs w:val="16"/>
                    </w:rPr>
                    <w:t xml:space="preserve"> of </w:t>
                  </w:r>
                  <w:r w:rsidRPr="00924B6E">
                    <w:rPr>
                      <w:rFonts w:ascii="Arial" w:hAnsi="Arial" w:cs="Arial"/>
                      <w:sz w:val="16"/>
                      <w:szCs w:val="16"/>
                    </w:rPr>
                    <w:fldChar w:fldCharType="begin"/>
                  </w:r>
                  <w:r w:rsidRPr="00924B6E">
                    <w:rPr>
                      <w:rFonts w:ascii="Arial" w:hAnsi="Arial" w:cs="Arial"/>
                      <w:sz w:val="16"/>
                      <w:szCs w:val="16"/>
                    </w:rPr>
                    <w:instrText xml:space="preserve"> NUMPAGES  </w:instrText>
                  </w:r>
                  <w:r w:rsidRPr="00924B6E">
                    <w:rPr>
                      <w:rFonts w:ascii="Arial" w:hAnsi="Arial" w:cs="Arial"/>
                      <w:sz w:val="16"/>
                      <w:szCs w:val="16"/>
                    </w:rPr>
                    <w:fldChar w:fldCharType="separate"/>
                  </w:r>
                  <w:r w:rsidR="00682586">
                    <w:rPr>
                      <w:rFonts w:ascii="Arial" w:hAnsi="Arial" w:cs="Arial"/>
                      <w:noProof/>
                      <w:sz w:val="16"/>
                      <w:szCs w:val="16"/>
                    </w:rPr>
                    <w:t>1</w:t>
                  </w:r>
                  <w:r w:rsidRPr="00924B6E">
                    <w:rPr>
                      <w:rFonts w:ascii="Arial" w:hAnsi="Arial" w:cs="Arial"/>
                      <w:sz w:val="16"/>
                      <w:szCs w:val="16"/>
                    </w:rPr>
                    <w:fldChar w:fldCharType="end"/>
                  </w:r>
                </w:p>
              </w:sdtContent>
            </w:sdt>
          </w:sdtContent>
        </w:sdt>
      </w:tc>
    </w:tr>
    <w:tr w:rsidR="00F24159" w:rsidRPr="00924B6E" w14:paraId="579CADF4" w14:textId="77777777" w:rsidTr="00D01B86">
      <w:tc>
        <w:tcPr>
          <w:tcW w:w="4878" w:type="dxa"/>
        </w:tcPr>
        <w:p w14:paraId="4680C4EE" w14:textId="7C578831" w:rsidR="00F24159" w:rsidRPr="00924B6E" w:rsidRDefault="00F24159" w:rsidP="00D01B86">
          <w:pPr>
            <w:pStyle w:val="Footer"/>
            <w:rPr>
              <w:rFonts w:ascii="Arial" w:hAnsi="Arial" w:cs="Arial"/>
              <w:sz w:val="16"/>
              <w:szCs w:val="16"/>
            </w:rPr>
          </w:pPr>
          <w:r w:rsidRPr="00924B6E">
            <w:rPr>
              <w:rFonts w:ascii="Arial" w:hAnsi="Arial" w:cs="Arial"/>
              <w:sz w:val="16"/>
              <w:szCs w:val="16"/>
            </w:rPr>
            <w:t>Current @</w:t>
          </w:r>
          <w:r w:rsidR="00D652D9">
            <w:rPr>
              <w:rFonts w:ascii="Arial" w:hAnsi="Arial" w:cs="Arial"/>
              <w:sz w:val="16"/>
              <w:szCs w:val="16"/>
            </w:rPr>
            <w:t xml:space="preserve"> 20/02/2020</w:t>
          </w:r>
        </w:p>
      </w:tc>
      <w:tc>
        <w:tcPr>
          <w:tcW w:w="5720" w:type="dxa"/>
        </w:tcPr>
        <w:p w14:paraId="550FBB99" w14:textId="77777777" w:rsidR="00F24159" w:rsidRPr="00924B6E" w:rsidRDefault="00F24159" w:rsidP="00D01B86">
          <w:pPr>
            <w:pStyle w:val="Footer"/>
            <w:jc w:val="right"/>
            <w:rPr>
              <w:rFonts w:ascii="Arial" w:hAnsi="Arial" w:cs="Arial"/>
              <w:sz w:val="16"/>
              <w:szCs w:val="16"/>
            </w:rPr>
          </w:pPr>
          <w:r w:rsidRPr="00924B6E">
            <w:rPr>
              <w:rFonts w:ascii="Arial" w:hAnsi="Arial" w:cs="Arial"/>
              <w:sz w:val="16"/>
              <w:szCs w:val="16"/>
            </w:rPr>
            <w:t>CRICOS No. 00213J</w:t>
          </w:r>
        </w:p>
      </w:tc>
    </w:tr>
    <w:bookmarkEnd w:id="1040"/>
    <w:bookmarkEnd w:id="1041"/>
  </w:tbl>
  <w:p w14:paraId="30CA4D85" w14:textId="77777777" w:rsidR="00F24159" w:rsidRPr="00871A4C" w:rsidRDefault="00F24159" w:rsidP="00B74D1C">
    <w:pPr>
      <w:pStyle w:val="Footer"/>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9B4DA" w14:textId="77777777" w:rsidR="00D652D9" w:rsidRDefault="00D65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02B29" w14:textId="77777777" w:rsidR="00B758C8" w:rsidRDefault="00B758C8" w:rsidP="00B74D1C">
      <w:pPr>
        <w:spacing w:after="0" w:line="240" w:lineRule="auto"/>
      </w:pPr>
      <w:r>
        <w:separator/>
      </w:r>
    </w:p>
  </w:footnote>
  <w:footnote w:type="continuationSeparator" w:id="0">
    <w:p w14:paraId="1DD34420" w14:textId="77777777" w:rsidR="00B758C8" w:rsidRDefault="00B758C8" w:rsidP="00B74D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69706" w14:textId="77777777" w:rsidR="00D652D9" w:rsidRDefault="00D652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C9CF6" w14:textId="5361DCE4" w:rsidR="00F24159" w:rsidRDefault="00D652D9">
    <w:pPr>
      <w:pStyle w:val="Header"/>
    </w:pPr>
    <w:r>
      <w:t>30/03/2020</w:t>
    </w:r>
    <w:r w:rsidR="00BE1140">
      <w:rPr>
        <w:noProof/>
      </w:rPr>
      <w:drawing>
        <wp:anchor distT="0" distB="0" distL="114300" distR="114300" simplePos="0" relativeHeight="251658240" behindDoc="0" locked="0" layoutInCell="1" allowOverlap="1" wp14:anchorId="44AE516C" wp14:editId="2BD9A07A">
          <wp:simplePos x="0" y="0"/>
          <wp:positionH relativeFrom="page">
            <wp:posOffset>0</wp:posOffset>
          </wp:positionH>
          <wp:positionV relativeFrom="paragraph">
            <wp:posOffset>-429260</wp:posOffset>
          </wp:positionV>
          <wp:extent cx="7606030" cy="1219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606030" cy="12192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B7AC9" w14:textId="77777777" w:rsidR="00D652D9" w:rsidRDefault="00D652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7793B"/>
    <w:multiLevelType w:val="hybridMultilevel"/>
    <w:tmpl w:val="4FC46BFC"/>
    <w:lvl w:ilvl="0" w:tplc="9DDC9F86">
      <w:start w:val="16"/>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5D52387"/>
    <w:multiLevelType w:val="hybridMultilevel"/>
    <w:tmpl w:val="6D84FA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A338A5"/>
    <w:multiLevelType w:val="multilevel"/>
    <w:tmpl w:val="9DB845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140412F"/>
    <w:multiLevelType w:val="hybridMultilevel"/>
    <w:tmpl w:val="21200D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6559EA"/>
    <w:multiLevelType w:val="hybridMultilevel"/>
    <w:tmpl w:val="1D082E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anie Kobakian">
    <w15:presenceInfo w15:providerId="Windows Live" w15:userId="57ed116ad4a2c2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9EC"/>
    <w:rsid w:val="00013ACE"/>
    <w:rsid w:val="0002739F"/>
    <w:rsid w:val="00027590"/>
    <w:rsid w:val="00031139"/>
    <w:rsid w:val="00032267"/>
    <w:rsid w:val="00065235"/>
    <w:rsid w:val="00067599"/>
    <w:rsid w:val="000A305E"/>
    <w:rsid w:val="000D4381"/>
    <w:rsid w:val="000E1845"/>
    <w:rsid w:val="000E78AF"/>
    <w:rsid w:val="000F4E40"/>
    <w:rsid w:val="0010690D"/>
    <w:rsid w:val="001134B4"/>
    <w:rsid w:val="0013310F"/>
    <w:rsid w:val="00135296"/>
    <w:rsid w:val="00152B9A"/>
    <w:rsid w:val="00167C6D"/>
    <w:rsid w:val="001971D4"/>
    <w:rsid w:val="001A07A2"/>
    <w:rsid w:val="001B6784"/>
    <w:rsid w:val="001E27DF"/>
    <w:rsid w:val="00200578"/>
    <w:rsid w:val="00215B36"/>
    <w:rsid w:val="002169EC"/>
    <w:rsid w:val="002226BE"/>
    <w:rsid w:val="00230634"/>
    <w:rsid w:val="00232B73"/>
    <w:rsid w:val="002476C0"/>
    <w:rsid w:val="00263BB7"/>
    <w:rsid w:val="00276027"/>
    <w:rsid w:val="002802E0"/>
    <w:rsid w:val="002916D4"/>
    <w:rsid w:val="002A3F07"/>
    <w:rsid w:val="002C21D5"/>
    <w:rsid w:val="002D5133"/>
    <w:rsid w:val="002D743C"/>
    <w:rsid w:val="002E363E"/>
    <w:rsid w:val="002E6FEB"/>
    <w:rsid w:val="002F0A53"/>
    <w:rsid w:val="002F0D5B"/>
    <w:rsid w:val="003101F1"/>
    <w:rsid w:val="00322D7B"/>
    <w:rsid w:val="00330791"/>
    <w:rsid w:val="00370586"/>
    <w:rsid w:val="00380E34"/>
    <w:rsid w:val="0038349D"/>
    <w:rsid w:val="00384EF2"/>
    <w:rsid w:val="00390C34"/>
    <w:rsid w:val="003A64C1"/>
    <w:rsid w:val="003C550B"/>
    <w:rsid w:val="003F10EE"/>
    <w:rsid w:val="00412E23"/>
    <w:rsid w:val="00413C34"/>
    <w:rsid w:val="0041406B"/>
    <w:rsid w:val="004313A7"/>
    <w:rsid w:val="00455978"/>
    <w:rsid w:val="00455979"/>
    <w:rsid w:val="004626A8"/>
    <w:rsid w:val="00492994"/>
    <w:rsid w:val="004969D0"/>
    <w:rsid w:val="004A003E"/>
    <w:rsid w:val="004A1C3E"/>
    <w:rsid w:val="004B44D3"/>
    <w:rsid w:val="004B4780"/>
    <w:rsid w:val="004D4D53"/>
    <w:rsid w:val="004F5FF6"/>
    <w:rsid w:val="004F627A"/>
    <w:rsid w:val="00517792"/>
    <w:rsid w:val="0052352B"/>
    <w:rsid w:val="00532D04"/>
    <w:rsid w:val="00547127"/>
    <w:rsid w:val="005553C6"/>
    <w:rsid w:val="00563391"/>
    <w:rsid w:val="005709AC"/>
    <w:rsid w:val="00575619"/>
    <w:rsid w:val="0059706B"/>
    <w:rsid w:val="005E1B98"/>
    <w:rsid w:val="005E47B8"/>
    <w:rsid w:val="00610AA3"/>
    <w:rsid w:val="006121F6"/>
    <w:rsid w:val="006454F7"/>
    <w:rsid w:val="00647EB3"/>
    <w:rsid w:val="006665B0"/>
    <w:rsid w:val="00670714"/>
    <w:rsid w:val="00682586"/>
    <w:rsid w:val="00697A05"/>
    <w:rsid w:val="006A5EFC"/>
    <w:rsid w:val="006B13ED"/>
    <w:rsid w:val="006B5D44"/>
    <w:rsid w:val="006C3D5E"/>
    <w:rsid w:val="006E7757"/>
    <w:rsid w:val="00700629"/>
    <w:rsid w:val="00713A4C"/>
    <w:rsid w:val="00720CDE"/>
    <w:rsid w:val="00727BA4"/>
    <w:rsid w:val="00750349"/>
    <w:rsid w:val="0075062D"/>
    <w:rsid w:val="00762B43"/>
    <w:rsid w:val="007848D2"/>
    <w:rsid w:val="00790F90"/>
    <w:rsid w:val="007A44D3"/>
    <w:rsid w:val="007B3CE6"/>
    <w:rsid w:val="007C3FC9"/>
    <w:rsid w:val="007E4D0D"/>
    <w:rsid w:val="008042FC"/>
    <w:rsid w:val="00807FC3"/>
    <w:rsid w:val="0081145A"/>
    <w:rsid w:val="0082168B"/>
    <w:rsid w:val="00834F8A"/>
    <w:rsid w:val="00837296"/>
    <w:rsid w:val="00837C75"/>
    <w:rsid w:val="008415E3"/>
    <w:rsid w:val="0084342B"/>
    <w:rsid w:val="00845F52"/>
    <w:rsid w:val="00872898"/>
    <w:rsid w:val="00877C12"/>
    <w:rsid w:val="00895B0E"/>
    <w:rsid w:val="008A75FE"/>
    <w:rsid w:val="008D7A27"/>
    <w:rsid w:val="00924B6E"/>
    <w:rsid w:val="0092753A"/>
    <w:rsid w:val="00945651"/>
    <w:rsid w:val="00957F49"/>
    <w:rsid w:val="009649DC"/>
    <w:rsid w:val="0096653A"/>
    <w:rsid w:val="0098779A"/>
    <w:rsid w:val="009903BF"/>
    <w:rsid w:val="00995498"/>
    <w:rsid w:val="00996BFD"/>
    <w:rsid w:val="009C4535"/>
    <w:rsid w:val="009E7814"/>
    <w:rsid w:val="009F1741"/>
    <w:rsid w:val="009F44E6"/>
    <w:rsid w:val="00A0432A"/>
    <w:rsid w:val="00A55735"/>
    <w:rsid w:val="00AC744E"/>
    <w:rsid w:val="00AD7D26"/>
    <w:rsid w:val="00B06F7B"/>
    <w:rsid w:val="00B16584"/>
    <w:rsid w:val="00B74D1C"/>
    <w:rsid w:val="00B758C8"/>
    <w:rsid w:val="00B91E25"/>
    <w:rsid w:val="00BD11FE"/>
    <w:rsid w:val="00BD4100"/>
    <w:rsid w:val="00BE1140"/>
    <w:rsid w:val="00C228F6"/>
    <w:rsid w:val="00C23078"/>
    <w:rsid w:val="00C30E42"/>
    <w:rsid w:val="00C52E8C"/>
    <w:rsid w:val="00C731B5"/>
    <w:rsid w:val="00C7776F"/>
    <w:rsid w:val="00C864A4"/>
    <w:rsid w:val="00CA4752"/>
    <w:rsid w:val="00CA58A4"/>
    <w:rsid w:val="00CA6DF9"/>
    <w:rsid w:val="00CB7039"/>
    <w:rsid w:val="00CE227F"/>
    <w:rsid w:val="00CF34C4"/>
    <w:rsid w:val="00D01AB3"/>
    <w:rsid w:val="00D01B86"/>
    <w:rsid w:val="00D04221"/>
    <w:rsid w:val="00D16DC0"/>
    <w:rsid w:val="00D36082"/>
    <w:rsid w:val="00D47D5E"/>
    <w:rsid w:val="00D51CB9"/>
    <w:rsid w:val="00D53193"/>
    <w:rsid w:val="00D543AA"/>
    <w:rsid w:val="00D652D9"/>
    <w:rsid w:val="00D71065"/>
    <w:rsid w:val="00D74823"/>
    <w:rsid w:val="00D779B3"/>
    <w:rsid w:val="00D95050"/>
    <w:rsid w:val="00DA1BBC"/>
    <w:rsid w:val="00DE2AFF"/>
    <w:rsid w:val="00E1435E"/>
    <w:rsid w:val="00E2040D"/>
    <w:rsid w:val="00E21DD5"/>
    <w:rsid w:val="00E25532"/>
    <w:rsid w:val="00E43387"/>
    <w:rsid w:val="00E47176"/>
    <w:rsid w:val="00E55114"/>
    <w:rsid w:val="00E60CD8"/>
    <w:rsid w:val="00EA0A62"/>
    <w:rsid w:val="00EC0139"/>
    <w:rsid w:val="00ED5121"/>
    <w:rsid w:val="00EF6554"/>
    <w:rsid w:val="00F01380"/>
    <w:rsid w:val="00F124DD"/>
    <w:rsid w:val="00F24159"/>
    <w:rsid w:val="00F563AF"/>
    <w:rsid w:val="00F56C19"/>
    <w:rsid w:val="00F571FC"/>
    <w:rsid w:val="00F76840"/>
    <w:rsid w:val="00F802D1"/>
    <w:rsid w:val="00F87D17"/>
    <w:rsid w:val="00FB360C"/>
    <w:rsid w:val="00FF1EA6"/>
    <w:rsid w:val="00FF23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E397C"/>
  <w15:docId w15:val="{8CE7A184-2E11-429B-91D7-EC5C293DE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9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16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4D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4D1C"/>
  </w:style>
  <w:style w:type="paragraph" w:styleId="Footer">
    <w:name w:val="footer"/>
    <w:basedOn w:val="Normal"/>
    <w:link w:val="FooterChar"/>
    <w:uiPriority w:val="99"/>
    <w:unhideWhenUsed/>
    <w:rsid w:val="00B74D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4D1C"/>
  </w:style>
  <w:style w:type="paragraph" w:styleId="BalloonText">
    <w:name w:val="Balloon Text"/>
    <w:basedOn w:val="Normal"/>
    <w:link w:val="BalloonTextChar"/>
    <w:uiPriority w:val="99"/>
    <w:semiHidden/>
    <w:unhideWhenUsed/>
    <w:rsid w:val="00B74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D1C"/>
    <w:rPr>
      <w:rFonts w:ascii="Tahoma" w:hAnsi="Tahoma" w:cs="Tahoma"/>
      <w:sz w:val="16"/>
      <w:szCs w:val="16"/>
    </w:rPr>
  </w:style>
  <w:style w:type="paragraph" w:customStyle="1" w:styleId="Default">
    <w:name w:val="Default"/>
    <w:rsid w:val="00F24159"/>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790F90"/>
    <w:rPr>
      <w:color w:val="0000FF" w:themeColor="hyperlink"/>
      <w:u w:val="single"/>
    </w:rPr>
  </w:style>
  <w:style w:type="table" w:customStyle="1" w:styleId="TableGrid1">
    <w:name w:val="Table Grid1"/>
    <w:basedOn w:val="TableNormal"/>
    <w:next w:val="TableGrid"/>
    <w:rsid w:val="002D513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532"/>
    <w:rPr>
      <w:color w:val="800080" w:themeColor="followedHyperlink"/>
      <w:u w:val="single"/>
    </w:rPr>
  </w:style>
  <w:style w:type="character" w:styleId="UnresolvedMention">
    <w:name w:val="Unresolved Mention"/>
    <w:basedOn w:val="DefaultParagraphFont"/>
    <w:uiPriority w:val="99"/>
    <w:semiHidden/>
    <w:unhideWhenUsed/>
    <w:rsid w:val="00E25532"/>
    <w:rPr>
      <w:color w:val="605E5C"/>
      <w:shd w:val="clear" w:color="auto" w:fill="E1DFDD"/>
    </w:rPr>
  </w:style>
  <w:style w:type="paragraph" w:styleId="ListParagraph">
    <w:name w:val="List Paragraph"/>
    <w:basedOn w:val="Normal"/>
    <w:uiPriority w:val="34"/>
    <w:qFormat/>
    <w:rsid w:val="00492994"/>
    <w:pPr>
      <w:ind w:left="720"/>
      <w:contextualSpacing/>
    </w:pPr>
  </w:style>
  <w:style w:type="table" w:styleId="PlainTable1">
    <w:name w:val="Plain Table 1"/>
    <w:basedOn w:val="TableNormal"/>
    <w:uiPriority w:val="41"/>
    <w:rsid w:val="006121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B360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82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qutvirtual4.qut.edu.au/c/document_library/get_file?uuid=b63e76a5-346f-4bc5-9c3c-5b610497e4c8&amp;groupId=16731131&amp;filename=responding_to_examiners.pdf%20" TargetMode="Externa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C5F85-1E8C-4719-AD2B-48E09662A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14</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QUT</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gassons</dc:creator>
  <cp:lastModifiedBy>Stephanie Kobakian</cp:lastModifiedBy>
  <cp:revision>6</cp:revision>
  <cp:lastPrinted>2014-11-26T23:20:00Z</cp:lastPrinted>
  <dcterms:created xsi:type="dcterms:W3CDTF">2020-08-12T14:00:00Z</dcterms:created>
  <dcterms:modified xsi:type="dcterms:W3CDTF">2020-08-13T02:39:00Z</dcterms:modified>
</cp:coreProperties>
</file>